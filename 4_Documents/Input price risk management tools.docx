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F3364" w14:textId="33288500" w:rsidR="007B345C" w:rsidRDefault="0037483C" w:rsidP="00352C50">
      <w:pPr>
        <w:spacing w:line="360" w:lineRule="auto"/>
        <w:jc w:val="center"/>
        <w:rPr>
          <w:rFonts w:ascii="Times New Roman" w:hAnsi="Times New Roman"/>
          <w:b/>
          <w:bCs/>
          <w:sz w:val="44"/>
          <w:szCs w:val="44"/>
          <w:lang w:val="en-US"/>
        </w:rPr>
      </w:pPr>
      <w:r>
        <w:rPr>
          <w:rFonts w:ascii="Times New Roman" w:hAnsi="Times New Roman"/>
          <w:b/>
          <w:bCs/>
          <w:sz w:val="44"/>
          <w:szCs w:val="44"/>
          <w:lang w:val="en-US"/>
        </w:rPr>
        <w:t>Behavioral</w:t>
      </w:r>
      <w:r w:rsidR="00DD127A">
        <w:rPr>
          <w:rFonts w:ascii="Times New Roman" w:hAnsi="Times New Roman"/>
          <w:b/>
          <w:bCs/>
          <w:sz w:val="44"/>
          <w:szCs w:val="44"/>
          <w:lang w:val="en-US"/>
        </w:rPr>
        <w:t xml:space="preserve"> </w:t>
      </w:r>
      <w:r w:rsidR="00B53661">
        <w:rPr>
          <w:rFonts w:ascii="Times New Roman" w:hAnsi="Times New Roman"/>
          <w:b/>
          <w:bCs/>
          <w:sz w:val="44"/>
          <w:szCs w:val="44"/>
          <w:lang w:val="en-US"/>
        </w:rPr>
        <w:t>finance tools for</w:t>
      </w:r>
      <w:r w:rsidR="007B345C" w:rsidRPr="00B53661">
        <w:rPr>
          <w:rFonts w:ascii="Times New Roman" w:hAnsi="Times New Roman"/>
          <w:b/>
          <w:bCs/>
          <w:sz w:val="44"/>
          <w:szCs w:val="44"/>
          <w:lang w:val="en-US"/>
        </w:rPr>
        <w:t xml:space="preserve"> </w:t>
      </w:r>
      <w:r w:rsidR="00B53661">
        <w:rPr>
          <w:rFonts w:ascii="Times New Roman" w:hAnsi="Times New Roman"/>
          <w:b/>
          <w:bCs/>
          <w:sz w:val="44"/>
          <w:szCs w:val="44"/>
          <w:lang w:val="en-US"/>
        </w:rPr>
        <w:t xml:space="preserve">farmers’ </w:t>
      </w:r>
      <w:r w:rsidR="007B345C" w:rsidRPr="00B53661">
        <w:rPr>
          <w:rFonts w:ascii="Times New Roman" w:hAnsi="Times New Roman"/>
          <w:b/>
          <w:bCs/>
          <w:sz w:val="44"/>
          <w:szCs w:val="44"/>
          <w:lang w:val="en-US"/>
        </w:rPr>
        <w:t xml:space="preserve">input price risk management </w:t>
      </w:r>
    </w:p>
    <w:p w14:paraId="6AF25563" w14:textId="6092E376" w:rsidR="007B345C" w:rsidRPr="00BB5DAE" w:rsidRDefault="006C34FC" w:rsidP="53E62A82">
      <w:pPr>
        <w:autoSpaceDE w:val="0"/>
        <w:autoSpaceDN w:val="0"/>
        <w:adjustRightInd w:val="0"/>
        <w:spacing w:line="360" w:lineRule="auto"/>
        <w:jc w:val="center"/>
        <w:rPr>
          <w:rFonts w:ascii="Times New Roman" w:eastAsiaTheme="minorEastAsia" w:hAnsi="Times New Roman"/>
        </w:rPr>
      </w:pPr>
      <w:r w:rsidRPr="00BB5DAE">
        <w:rPr>
          <w:rFonts w:ascii="Times New Roman" w:eastAsiaTheme="minorEastAsia" w:hAnsi="Times New Roman"/>
        </w:rPr>
        <w:t>Riccardo Spada</w:t>
      </w:r>
      <w:r w:rsidR="00E54C57" w:rsidRPr="00BB5DAE">
        <w:rPr>
          <w:rFonts w:ascii="Times New Roman" w:eastAsiaTheme="minorEastAsia" w:hAnsi="Times New Roman"/>
          <w:vertAlign w:val="superscript"/>
        </w:rPr>
        <w:t>1</w:t>
      </w:r>
      <w:r w:rsidR="00E03D65" w:rsidRPr="00BB5DAE">
        <w:rPr>
          <w:rFonts w:ascii="Times New Roman" w:eastAsiaTheme="minorEastAsia" w:hAnsi="Times New Roman"/>
        </w:rPr>
        <w:t xml:space="preserve">, </w:t>
      </w:r>
      <w:r w:rsidR="2F1FF526" w:rsidRPr="00BB5DAE">
        <w:rPr>
          <w:rFonts w:ascii="Times New Roman" w:eastAsiaTheme="minorEastAsia" w:hAnsi="Times New Roman"/>
        </w:rPr>
        <w:t>Miranda Meuwissen</w:t>
      </w:r>
      <w:r w:rsidR="2F1FF526" w:rsidRPr="00BB5DAE">
        <w:rPr>
          <w:rFonts w:ascii="Times New Roman" w:eastAsiaTheme="minorEastAsia" w:hAnsi="Times New Roman"/>
          <w:vertAlign w:val="superscript"/>
        </w:rPr>
        <w:t>1</w:t>
      </w:r>
      <w:r w:rsidR="2F1FF526" w:rsidRPr="00BB5DAE">
        <w:rPr>
          <w:rFonts w:ascii="Times New Roman" w:eastAsiaTheme="minorEastAsia" w:hAnsi="Times New Roman"/>
        </w:rPr>
        <w:t xml:space="preserve">, </w:t>
      </w:r>
      <w:r w:rsidR="00E03D65" w:rsidRPr="00BB5DAE">
        <w:rPr>
          <w:rFonts w:ascii="Times New Roman" w:eastAsiaTheme="minorEastAsia" w:hAnsi="Times New Roman"/>
        </w:rPr>
        <w:t>Tobias Dalhaus</w:t>
      </w:r>
      <w:r w:rsidR="00C234CA" w:rsidRPr="00BB5DAE">
        <w:rPr>
          <w:rFonts w:ascii="Times New Roman" w:eastAsiaTheme="minorEastAsia" w:hAnsi="Times New Roman"/>
          <w:vertAlign w:val="superscript"/>
        </w:rPr>
        <w:t>1</w:t>
      </w:r>
    </w:p>
    <w:p w14:paraId="5777E6F2" w14:textId="4DEC4755" w:rsidR="00692193" w:rsidRPr="006C34FC" w:rsidRDefault="00C234CA" w:rsidP="00692193">
      <w:pPr>
        <w:autoSpaceDE w:val="0"/>
        <w:autoSpaceDN w:val="0"/>
        <w:adjustRightInd w:val="0"/>
        <w:spacing w:line="360" w:lineRule="auto"/>
        <w:jc w:val="center"/>
        <w:rPr>
          <w:rFonts w:ascii="Times New Roman" w:eastAsiaTheme="minorHAnsi" w:hAnsi="Times New Roman"/>
          <w:szCs w:val="24"/>
          <w:lang w:val="en-US"/>
        </w:rPr>
      </w:pPr>
      <w:r w:rsidRPr="006C34FC">
        <w:rPr>
          <w:rFonts w:ascii="Times New Roman" w:eastAsiaTheme="minorHAnsi" w:hAnsi="Times New Roman"/>
          <w:szCs w:val="24"/>
          <w:vertAlign w:val="superscript"/>
          <w:lang w:val="en-US"/>
        </w:rPr>
        <w:t>1</w:t>
      </w:r>
      <w:r w:rsidR="00E54C57">
        <w:rPr>
          <w:rFonts w:ascii="Times New Roman" w:eastAsiaTheme="minorHAnsi" w:hAnsi="Times New Roman"/>
          <w:szCs w:val="24"/>
          <w:lang w:val="en-US"/>
        </w:rPr>
        <w:t>Business Economics Group, Wagenin</w:t>
      </w:r>
      <w:r w:rsidR="00A92B54">
        <w:rPr>
          <w:rFonts w:ascii="Times New Roman" w:eastAsiaTheme="minorHAnsi" w:hAnsi="Times New Roman"/>
          <w:szCs w:val="24"/>
          <w:lang w:val="en-US"/>
        </w:rPr>
        <w:t>gen University &amp; Research, Netherlands</w:t>
      </w:r>
    </w:p>
    <w:p w14:paraId="6C2E481D" w14:textId="634E8CAE"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Abstract</w:t>
      </w:r>
    </w:p>
    <w:p w14:paraId="18345EF1" w14:textId="0B7E471D"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szCs w:val="24"/>
          <w:lang w:val="en-US"/>
        </w:rPr>
        <w:t>XXX</w:t>
      </w:r>
    </w:p>
    <w:p w14:paraId="0FFF847D" w14:textId="2AB4CB56"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JEL Codes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5389A5F0" w14:textId="04DF06DE"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Keywords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436EBC2A" w14:textId="77777777"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Target Journals:</w:t>
      </w:r>
    </w:p>
    <w:p w14:paraId="523DC62F" w14:textId="417ADA26" w:rsidR="000646C4" w:rsidRPr="00692193" w:rsidRDefault="00692193" w:rsidP="000646C4">
      <w:pPr>
        <w:pStyle w:val="ListParagraph"/>
        <w:numPr>
          <w:ilvl w:val="0"/>
          <w:numId w:val="15"/>
        </w:numPr>
        <w:autoSpaceDE w:val="0"/>
        <w:autoSpaceDN w:val="0"/>
        <w:adjustRightInd w:val="0"/>
        <w:spacing w:line="360" w:lineRule="auto"/>
        <w:rPr>
          <w:rFonts w:ascii="Times New Roman" w:eastAsiaTheme="minorHAnsi" w:hAnsi="Times New Roman"/>
          <w:szCs w:val="24"/>
          <w:lang w:val="en-US"/>
        </w:rPr>
      </w:pPr>
      <w:r w:rsidRPr="00692193">
        <w:rPr>
          <w:rFonts w:ascii="Times New Roman" w:eastAsiaTheme="minorHAnsi" w:hAnsi="Times New Roman"/>
          <w:szCs w:val="24"/>
          <w:lang w:val="en-US"/>
        </w:rPr>
        <w:t>XXX</w:t>
      </w:r>
      <w:r w:rsidR="000646C4" w:rsidRPr="00692193">
        <w:rPr>
          <w:rFonts w:ascii="Times New Roman" w:eastAsiaTheme="minorHAnsi" w:hAnsi="Times New Roman"/>
          <w:szCs w:val="24"/>
          <w:lang w:val="en-US"/>
        </w:rPr>
        <w:t xml:space="preserve"> </w:t>
      </w:r>
    </w:p>
    <w:p w14:paraId="7A7A3389" w14:textId="68A369CF" w:rsidR="00303F89" w:rsidRDefault="00303F89" w:rsidP="007F06F1">
      <w:pPr>
        <w:pStyle w:val="Heading1"/>
        <w:rPr>
          <w:lang w:val="en-US"/>
        </w:rPr>
      </w:pPr>
      <w:r w:rsidRPr="007F06F1">
        <w:t>Introduction</w:t>
      </w:r>
    </w:p>
    <w:p w14:paraId="4134A819" w14:textId="03DB51B1" w:rsidR="00AA30C0" w:rsidRDefault="00B772C5" w:rsidP="00352C50">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I</w:t>
      </w:r>
      <w:r w:rsidR="007B345C" w:rsidRPr="00FC14D1">
        <w:rPr>
          <w:rFonts w:ascii="Times New Roman" w:eastAsiaTheme="minorHAnsi" w:hAnsi="Times New Roman"/>
          <w:szCs w:val="22"/>
          <w:lang w:val="en-US"/>
        </w:rPr>
        <w:t xml:space="preserve">n </w:t>
      </w:r>
      <w:r w:rsidR="007852A7">
        <w:rPr>
          <w:rFonts w:ascii="Times New Roman" w:eastAsiaTheme="minorHAnsi" w:hAnsi="Times New Roman"/>
          <w:szCs w:val="22"/>
          <w:lang w:val="en-US"/>
        </w:rPr>
        <w:t>recent</w:t>
      </w:r>
      <w:r w:rsidR="007B345C" w:rsidRPr="00FC14D1">
        <w:rPr>
          <w:rFonts w:ascii="Times New Roman" w:eastAsiaTheme="minorHAnsi" w:hAnsi="Times New Roman"/>
          <w:szCs w:val="22"/>
          <w:lang w:val="en-US"/>
        </w:rPr>
        <w:t xml:space="preserve"> decade</w:t>
      </w:r>
      <w:r w:rsidR="00AF64E3">
        <w:rPr>
          <w:rFonts w:ascii="Times New Roman" w:eastAsiaTheme="minorHAnsi" w:hAnsi="Times New Roman"/>
          <w:szCs w:val="22"/>
          <w:lang w:val="en-US"/>
        </w:rPr>
        <w:t>s</w:t>
      </w:r>
      <w:r w:rsidR="0098141F" w:rsidRPr="00FC14D1">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w:t>
      </w:r>
      <w:r w:rsidR="008F51FE">
        <w:rPr>
          <w:rFonts w:ascii="Times New Roman" w:eastAsiaTheme="minorHAnsi" w:hAnsi="Times New Roman"/>
          <w:szCs w:val="22"/>
          <w:lang w:val="en-US"/>
        </w:rPr>
        <w:t xml:space="preserve">agricultural </w:t>
      </w:r>
      <w:r w:rsidR="007B345C" w:rsidRPr="00FC14D1">
        <w:rPr>
          <w:rFonts w:ascii="Times New Roman" w:eastAsiaTheme="minorHAnsi" w:hAnsi="Times New Roman"/>
          <w:szCs w:val="22"/>
          <w:lang w:val="en-US"/>
        </w:rPr>
        <w:t>fossil energy and energy-intensive inputs</w:t>
      </w:r>
      <w:r w:rsidR="008F51FE">
        <w:rPr>
          <w:rFonts w:ascii="Times New Roman" w:eastAsiaTheme="minorHAnsi" w:hAnsi="Times New Roman"/>
          <w:szCs w:val="22"/>
          <w:lang w:val="en-US"/>
        </w:rPr>
        <w:t>,</w:t>
      </w:r>
      <w:r w:rsidR="00B0247D">
        <w:rPr>
          <w:rFonts w:ascii="Times New Roman" w:eastAsiaTheme="minorHAnsi" w:hAnsi="Times New Roman"/>
          <w:szCs w:val="22"/>
          <w:lang w:val="en-US"/>
        </w:rPr>
        <w:t xml:space="preserve"> such as </w:t>
      </w:r>
      <w:r w:rsidR="001E02CE">
        <w:rPr>
          <w:rFonts w:ascii="Times New Roman" w:eastAsiaTheme="minorHAnsi" w:hAnsi="Times New Roman"/>
          <w:szCs w:val="22"/>
          <w:lang w:val="en-US"/>
        </w:rPr>
        <w:t xml:space="preserve">mineral </w:t>
      </w:r>
      <w:r w:rsidR="00B0247D">
        <w:rPr>
          <w:rFonts w:ascii="Times New Roman" w:eastAsiaTheme="minorHAnsi" w:hAnsi="Times New Roman"/>
          <w:szCs w:val="22"/>
          <w:lang w:val="en-US"/>
        </w:rPr>
        <w:t>fertilizers</w:t>
      </w:r>
      <w:r w:rsidR="008F51FE">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have experienced considerable </w:t>
      </w:r>
      <w:r w:rsidR="00740941">
        <w:rPr>
          <w:rFonts w:ascii="Times New Roman" w:eastAsiaTheme="minorHAnsi" w:hAnsi="Times New Roman"/>
          <w:szCs w:val="22"/>
          <w:lang w:val="en-US"/>
        </w:rPr>
        <w:t>volatility</w:t>
      </w:r>
      <w:r w:rsidR="007B345C" w:rsidRPr="00FC14D1">
        <w:rPr>
          <w:rFonts w:ascii="Times New Roman" w:eastAsiaTheme="minorHAnsi" w:hAnsi="Times New Roman"/>
          <w:szCs w:val="22"/>
          <w:lang w:val="en-US"/>
        </w:rPr>
        <w:t xml:space="preserve">, putting </w:t>
      </w:r>
      <w:r w:rsidR="0098141F" w:rsidRPr="00FC14D1">
        <w:rPr>
          <w:rFonts w:ascii="Times New Roman" w:eastAsiaTheme="minorHAnsi" w:hAnsi="Times New Roman"/>
          <w:szCs w:val="22"/>
          <w:lang w:val="en-US"/>
        </w:rPr>
        <w:t>farmers'</w:t>
      </w:r>
      <w:r w:rsidR="007B345C" w:rsidRPr="00FC14D1">
        <w:rPr>
          <w:rFonts w:ascii="Times New Roman" w:eastAsiaTheme="minorHAnsi" w:hAnsi="Times New Roman"/>
          <w:szCs w:val="22"/>
          <w:lang w:val="en-US"/>
        </w:rPr>
        <w:t xml:space="preserve"> overall income and</w:t>
      </w:r>
      <w:r w:rsidR="008D193F">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thereby</w:t>
      </w:r>
      <w:r w:rsidR="0098141F" w:rsidRPr="00FC14D1">
        <w:rPr>
          <w:rFonts w:ascii="Times New Roman" w:eastAsiaTheme="minorHAnsi" w:hAnsi="Times New Roman"/>
          <w:szCs w:val="22"/>
          <w:lang w:val="en-US"/>
        </w:rPr>
        <w:t>,</w:t>
      </w:r>
      <w:r w:rsidR="007B345C" w:rsidRPr="00FC14D1">
        <w:rPr>
          <w:rFonts w:ascii="Times New Roman" w:eastAsiaTheme="minorHAnsi" w:hAnsi="Times New Roman"/>
          <w:szCs w:val="22"/>
          <w:lang w:val="en-US"/>
        </w:rPr>
        <w:t xml:space="preserve"> food security at risk. </w:t>
      </w:r>
      <w:r w:rsidR="00924D77">
        <w:rPr>
          <w:rFonts w:ascii="Times New Roman" w:eastAsiaTheme="minorHAnsi" w:hAnsi="Times New Roman"/>
          <w:szCs w:val="22"/>
          <w:lang w:val="en-US"/>
        </w:rPr>
        <w:t>I</w:t>
      </w:r>
      <w:r w:rsidR="006A0B1C">
        <w:rPr>
          <w:rFonts w:ascii="Times New Roman" w:eastAsiaTheme="minorHAnsi" w:hAnsi="Times New Roman"/>
          <w:szCs w:val="22"/>
          <w:lang w:val="en-US"/>
        </w:rPr>
        <w:t xml:space="preserve">norganic </w:t>
      </w:r>
      <w:r w:rsidR="004032BE">
        <w:rPr>
          <w:rFonts w:ascii="Times New Roman" w:eastAsiaTheme="minorHAnsi" w:hAnsi="Times New Roman"/>
          <w:szCs w:val="22"/>
          <w:lang w:val="en-US"/>
        </w:rPr>
        <w:t>fertilizers</w:t>
      </w:r>
      <w:r w:rsidR="00BD7BC6">
        <w:rPr>
          <w:rFonts w:ascii="Times New Roman" w:eastAsiaTheme="minorHAnsi" w:hAnsi="Times New Roman"/>
          <w:szCs w:val="22"/>
          <w:lang w:val="en-US"/>
        </w:rPr>
        <w:t>,</w:t>
      </w:r>
      <w:r w:rsidR="0025726D">
        <w:rPr>
          <w:rFonts w:ascii="Times New Roman" w:eastAsiaTheme="minorHAnsi" w:hAnsi="Times New Roman"/>
          <w:szCs w:val="22"/>
          <w:lang w:val="en-US"/>
        </w:rPr>
        <w:t xml:space="preserve"> whose production requires substantial energy input</w:t>
      </w:r>
      <w:r w:rsidR="007603CF">
        <w:rPr>
          <w:rFonts w:ascii="Times New Roman" w:eastAsiaTheme="minorHAnsi" w:hAnsi="Times New Roman"/>
          <w:szCs w:val="22"/>
          <w:lang w:val="en-US"/>
        </w:rPr>
        <w:t>,</w:t>
      </w:r>
      <w:r w:rsidR="00BD7BC6">
        <w:rPr>
          <w:rFonts w:ascii="Times New Roman" w:eastAsiaTheme="minorHAnsi" w:hAnsi="Times New Roman"/>
          <w:szCs w:val="22"/>
          <w:lang w:val="en-US"/>
        </w:rPr>
        <w:t xml:space="preserve"> </w:t>
      </w:r>
      <w:r w:rsidR="001941BC" w:rsidRPr="00FC14D1">
        <w:rPr>
          <w:rFonts w:ascii="Times New Roman" w:eastAsiaTheme="minorHAnsi" w:hAnsi="Times New Roman"/>
          <w:szCs w:val="22"/>
          <w:lang w:val="en-US"/>
        </w:rPr>
        <w:t xml:space="preserve">stand out </w:t>
      </w:r>
      <w:r w:rsidR="00BD69E3">
        <w:rPr>
          <w:rFonts w:ascii="Times New Roman" w:eastAsiaTheme="minorHAnsi" w:hAnsi="Times New Roman"/>
          <w:szCs w:val="22"/>
          <w:lang w:val="en-US"/>
        </w:rPr>
        <w:t>as a critical component</w:t>
      </w:r>
      <w:r w:rsidR="009068D0">
        <w:rPr>
          <w:rFonts w:ascii="Times New Roman" w:eastAsiaTheme="minorHAnsi" w:hAnsi="Times New Roman"/>
          <w:szCs w:val="22"/>
          <w:lang w:val="en-US"/>
        </w:rPr>
        <w:t xml:space="preserve"> for modern </w:t>
      </w:r>
      <w:r w:rsidR="001941BC" w:rsidRPr="00FC14D1">
        <w:rPr>
          <w:rFonts w:ascii="Times New Roman" w:eastAsiaTheme="minorHAnsi" w:hAnsi="Times New Roman"/>
          <w:szCs w:val="22"/>
          <w:lang w:val="en-US"/>
        </w:rPr>
        <w:t>agricultur</w:t>
      </w:r>
      <w:r w:rsidR="009068D0">
        <w:rPr>
          <w:rFonts w:ascii="Times New Roman" w:eastAsiaTheme="minorHAnsi" w:hAnsi="Times New Roman"/>
          <w:szCs w:val="22"/>
          <w:lang w:val="en-US"/>
        </w:rPr>
        <w:t>e</w:t>
      </w:r>
      <w:r w:rsidR="001941BC" w:rsidRPr="00FC14D1">
        <w:rPr>
          <w:rFonts w:ascii="Times New Roman" w:eastAsiaTheme="minorHAnsi" w:hAnsi="Times New Roman"/>
          <w:szCs w:val="22"/>
          <w:lang w:val="en-US"/>
        </w:rPr>
        <w:t xml:space="preserve"> </w:t>
      </w:r>
      <w:r w:rsidR="004462DD">
        <w:rPr>
          <w:rFonts w:ascii="Times New Roman" w:eastAsiaTheme="minorHAnsi" w:hAnsi="Times New Roman"/>
          <w:szCs w:val="22"/>
          <w:lang w:val="en-US"/>
        </w:rPr>
        <w:fldChar w:fldCharType="begin"/>
      </w:r>
      <w:r w:rsidR="00F51E15">
        <w:rPr>
          <w:rFonts w:ascii="Times New Roman" w:eastAsiaTheme="minorHAnsi" w:hAnsi="Times New Roman"/>
          <w:szCs w:val="22"/>
          <w:lang w:val="en-US"/>
        </w:rPr>
        <w:instrText xml:space="preserve"> ADDIN ZOTERO_ITEM CSL_CITATION {"citationID":"cmO5UObL","properties":{"formattedCitation":"(European Commission, 2022; FAO, 2024)","plainCitation":"(European Commission, 2022; FAO, 2024)","noteIndex":0},"citationItems":[{"id":126989,"uris":["http://zotero.org/users/14812719/items/CFMWY3MA"],"itemData":{"id":126989,"type":"report","event-place":"Brussels","genre":"Press release","publisher-place":"Brussels","title":"Food security: the Commission addresses the availability and affordability of fertilisers in the EU and globally","URL":"https://ec.europa.eu/commission/presscorner/detail/en/ip_22_6564","author":[{"family":"European Commission","given":""}],"accessed":{"date-parts":[["2025",6,13]]},"issued":{"date-parts":[["2022",11,9]]}}},{"id":126990,"uris":["http://zotero.org/users/14812719/items/FDC9IUD4"],"itemData":{"id":126990,"type":"report","event-place":"Rome","genre":"FAOSTAT Analytical Brief","number":"90","publisher-place":"Rome","title":"Inorganic fertilizers - 2002-2022","URL":"https://doi.org/10.4060/cd1485en","author":[{"family":"FAO","given":""}],"issued":{"date-parts":[["2024"]]}}}],"schema":"https://github.com/citation-style-language/schema/raw/master/csl-citation.json"} </w:instrText>
      </w:r>
      <w:r w:rsidR="004462DD">
        <w:rPr>
          <w:rFonts w:ascii="Times New Roman" w:eastAsiaTheme="minorHAnsi" w:hAnsi="Times New Roman"/>
          <w:szCs w:val="22"/>
          <w:lang w:val="en-US"/>
        </w:rPr>
        <w:fldChar w:fldCharType="separate"/>
      </w:r>
      <w:r w:rsidR="00F51E15" w:rsidRPr="00F51E15">
        <w:rPr>
          <w:rFonts w:ascii="Times New Roman" w:eastAsiaTheme="minorHAnsi" w:hAnsi="Times New Roman"/>
          <w:lang w:val="en-GB"/>
        </w:rPr>
        <w:t>(European Commission, 2022; FAO, 2024)</w:t>
      </w:r>
      <w:r w:rsidR="004462DD">
        <w:rPr>
          <w:rFonts w:ascii="Times New Roman" w:eastAsiaTheme="minorHAnsi" w:hAnsi="Times New Roman"/>
          <w:szCs w:val="22"/>
          <w:lang w:val="en-US"/>
        </w:rPr>
        <w:fldChar w:fldCharType="end"/>
      </w:r>
      <w:r w:rsidR="00C66842">
        <w:rPr>
          <w:rFonts w:ascii="Times New Roman" w:eastAsiaTheme="minorHAnsi" w:hAnsi="Times New Roman"/>
          <w:szCs w:val="22"/>
          <w:lang w:val="en-US"/>
        </w:rPr>
        <w:t>.</w:t>
      </w:r>
      <w:r w:rsidR="00687B70">
        <w:rPr>
          <w:rFonts w:ascii="Times New Roman" w:eastAsiaTheme="minorHAnsi" w:hAnsi="Times New Roman"/>
          <w:szCs w:val="22"/>
          <w:lang w:val="en-US"/>
        </w:rPr>
        <w:t xml:space="preserve"> In particular</w:t>
      </w:r>
      <w:r w:rsidR="00E443AA">
        <w:rPr>
          <w:rFonts w:ascii="Times New Roman" w:eastAsiaTheme="minorHAnsi" w:hAnsi="Times New Roman"/>
          <w:szCs w:val="22"/>
          <w:lang w:val="en-US"/>
        </w:rPr>
        <w:t>, n</w:t>
      </w:r>
      <w:r w:rsidR="00682042">
        <w:rPr>
          <w:rFonts w:ascii="Times New Roman" w:eastAsiaTheme="minorHAnsi" w:hAnsi="Times New Roman"/>
          <w:szCs w:val="22"/>
          <w:lang w:val="en-US"/>
        </w:rPr>
        <w:t>itrogen</w:t>
      </w:r>
      <w:r w:rsidR="00687B70">
        <w:rPr>
          <w:rFonts w:ascii="Times New Roman" w:eastAsiaTheme="minorHAnsi" w:hAnsi="Times New Roman"/>
          <w:szCs w:val="22"/>
          <w:lang w:val="en-US"/>
        </w:rPr>
        <w:t>-based</w:t>
      </w:r>
      <w:r w:rsidR="00682042">
        <w:rPr>
          <w:rFonts w:ascii="Times New Roman" w:eastAsiaTheme="minorHAnsi" w:hAnsi="Times New Roman"/>
          <w:szCs w:val="22"/>
          <w:lang w:val="en-US"/>
        </w:rPr>
        <w:t xml:space="preserve"> </w:t>
      </w:r>
      <w:r w:rsidR="00E36F89">
        <w:rPr>
          <w:rFonts w:ascii="Times New Roman" w:eastAsiaTheme="minorHAnsi" w:hAnsi="Times New Roman"/>
          <w:szCs w:val="22"/>
          <w:lang w:val="en-US"/>
        </w:rPr>
        <w:t>fertilizer</w:t>
      </w:r>
      <w:r w:rsidR="00CF0EDC">
        <w:rPr>
          <w:rFonts w:ascii="Times New Roman" w:eastAsiaTheme="minorHAnsi" w:hAnsi="Times New Roman"/>
          <w:szCs w:val="22"/>
          <w:lang w:val="en-US"/>
        </w:rPr>
        <w:t xml:space="preserve">s </w:t>
      </w:r>
      <w:r w:rsidR="00D8001E">
        <w:rPr>
          <w:rFonts w:ascii="Times New Roman" w:eastAsiaTheme="minorHAnsi" w:hAnsi="Times New Roman"/>
          <w:szCs w:val="22"/>
          <w:lang w:val="en-US"/>
        </w:rPr>
        <w:t>are the</w:t>
      </w:r>
      <w:r w:rsidR="009131D0">
        <w:rPr>
          <w:rFonts w:ascii="Times New Roman" w:eastAsiaTheme="minorHAnsi" w:hAnsi="Times New Roman"/>
          <w:szCs w:val="22"/>
          <w:lang w:val="en-US"/>
        </w:rPr>
        <w:t xml:space="preserve"> most important </w:t>
      </w:r>
      <w:r w:rsidR="0085766F">
        <w:rPr>
          <w:rFonts w:ascii="Times New Roman" w:eastAsiaTheme="minorHAnsi" w:hAnsi="Times New Roman"/>
          <w:szCs w:val="22"/>
          <w:lang w:val="en-US"/>
        </w:rPr>
        <w:t xml:space="preserve">nutrient </w:t>
      </w:r>
      <w:r w:rsidR="00C25D9E">
        <w:rPr>
          <w:rFonts w:ascii="Times New Roman" w:eastAsiaTheme="minorHAnsi" w:hAnsi="Times New Roman"/>
          <w:szCs w:val="22"/>
          <w:lang w:val="en-US"/>
        </w:rPr>
        <w:t>for</w:t>
      </w:r>
      <w:r w:rsidR="00CD5043">
        <w:rPr>
          <w:rFonts w:ascii="Times New Roman" w:eastAsiaTheme="minorHAnsi" w:hAnsi="Times New Roman"/>
          <w:szCs w:val="22"/>
          <w:lang w:val="en-US"/>
        </w:rPr>
        <w:t xml:space="preserve"> crop production</w:t>
      </w:r>
      <w:r w:rsidR="00E26A92">
        <w:rPr>
          <w:rFonts w:ascii="Times New Roman" w:eastAsiaTheme="minorHAnsi" w:hAnsi="Times New Roman"/>
          <w:szCs w:val="22"/>
          <w:lang w:val="en-US"/>
        </w:rPr>
        <w:t xml:space="preserve"> </w:t>
      </w:r>
      <w:r w:rsidR="00644E42">
        <w:rPr>
          <w:rFonts w:ascii="Times New Roman" w:eastAsiaTheme="minorHAnsi" w:hAnsi="Times New Roman"/>
          <w:szCs w:val="22"/>
          <w:lang w:val="en-US"/>
        </w:rPr>
        <w:fldChar w:fldCharType="begin"/>
      </w:r>
      <w:r w:rsidR="00644E42">
        <w:rPr>
          <w:rFonts w:ascii="Times New Roman" w:eastAsiaTheme="minorHAnsi" w:hAnsi="Times New Roman"/>
          <w:szCs w:val="22"/>
          <w:lang w:val="en-US"/>
        </w:rPr>
        <w:instrText xml:space="preserve"> ADDIN ZOTERO_ITEM CSL_CITATION {"citationID":"zZzh0Kyo","properties":{"formattedCitation":"(IFA, 2022)","plainCitation":"(IFA, 2022)","noteIndex":0},"citationItems":[{"id":127045,"uris":["http://zotero.org/users/14812719/items/SZGQUAI6"],"itemData":{"id":127045,"type":"report","event-place":"Paris, France","publisher":"International Fertilizer Association (IFA)","publisher-place":"Paris, France","title":"Fertilizer use by crop and country for the 2017-2018 period","author":[{"family":"IFA","given":""}],"issued":{"date-parts":[["2022"]]}}}],"schema":"https://github.com/citation-style-language/schema/raw/master/csl-citation.json"} </w:instrText>
      </w:r>
      <w:r w:rsidR="00644E42">
        <w:rPr>
          <w:rFonts w:ascii="Times New Roman" w:eastAsiaTheme="minorHAnsi" w:hAnsi="Times New Roman"/>
          <w:szCs w:val="22"/>
          <w:lang w:val="en-US"/>
        </w:rPr>
        <w:fldChar w:fldCharType="separate"/>
      </w:r>
      <w:r w:rsidR="00644E42" w:rsidRPr="00644E42">
        <w:rPr>
          <w:rFonts w:ascii="Times New Roman" w:eastAsiaTheme="minorHAnsi" w:hAnsi="Times New Roman"/>
          <w:lang w:val="en-GB"/>
        </w:rPr>
        <w:t>(IFA, 2022)</w:t>
      </w:r>
      <w:r w:rsidR="00644E42">
        <w:rPr>
          <w:rFonts w:ascii="Times New Roman" w:eastAsiaTheme="minorHAnsi" w:hAnsi="Times New Roman"/>
          <w:szCs w:val="22"/>
          <w:lang w:val="en-US"/>
        </w:rPr>
        <w:fldChar w:fldCharType="end"/>
      </w:r>
      <w:r w:rsidR="004C3CF6">
        <w:rPr>
          <w:rFonts w:ascii="Times New Roman" w:eastAsiaTheme="minorHAnsi" w:hAnsi="Times New Roman"/>
          <w:szCs w:val="22"/>
          <w:lang w:val="en-US"/>
        </w:rPr>
        <w:t>.</w:t>
      </w:r>
      <w:r w:rsidR="00E112E9">
        <w:rPr>
          <w:rFonts w:ascii="Times New Roman" w:eastAsiaTheme="minorHAnsi" w:hAnsi="Times New Roman"/>
          <w:szCs w:val="22"/>
          <w:lang w:val="en-US"/>
        </w:rPr>
        <w:t xml:space="preserve"> However, </w:t>
      </w:r>
      <w:r w:rsidR="007852A7">
        <w:rPr>
          <w:rFonts w:ascii="Times New Roman" w:eastAsiaTheme="minorHAnsi" w:hAnsi="Times New Roman"/>
          <w:szCs w:val="22"/>
          <w:lang w:val="en-US"/>
        </w:rPr>
        <w:t xml:space="preserve">the </w:t>
      </w:r>
      <w:r w:rsidR="00E112E9">
        <w:rPr>
          <w:rFonts w:ascii="Times New Roman" w:eastAsiaTheme="minorHAnsi" w:hAnsi="Times New Roman"/>
          <w:szCs w:val="22"/>
          <w:lang w:val="en-US"/>
        </w:rPr>
        <w:t>nitrogen price</w:t>
      </w:r>
      <w:r w:rsidR="007B345C" w:rsidRPr="00FC14D1">
        <w:rPr>
          <w:rFonts w:ascii="Times New Roman" w:eastAsiaTheme="minorHAnsi" w:hAnsi="Times New Roman"/>
          <w:szCs w:val="22"/>
          <w:lang w:val="en-US"/>
        </w:rPr>
        <w:t xml:space="preserve"> </w:t>
      </w:r>
      <w:r w:rsidR="001C018D">
        <w:rPr>
          <w:rFonts w:ascii="Times New Roman" w:eastAsiaTheme="minorHAnsi" w:hAnsi="Times New Roman"/>
          <w:szCs w:val="22"/>
          <w:lang w:val="en-US"/>
        </w:rPr>
        <w:t>ha</w:t>
      </w:r>
      <w:r w:rsidR="001B344F">
        <w:rPr>
          <w:rFonts w:ascii="Times New Roman" w:eastAsiaTheme="minorHAnsi" w:hAnsi="Times New Roman"/>
          <w:szCs w:val="22"/>
          <w:lang w:val="en-US"/>
        </w:rPr>
        <w:t>s</w:t>
      </w:r>
      <w:r w:rsidR="001C018D">
        <w:rPr>
          <w:rFonts w:ascii="Times New Roman" w:eastAsiaTheme="minorHAnsi" w:hAnsi="Times New Roman"/>
          <w:szCs w:val="22"/>
          <w:lang w:val="en-US"/>
        </w:rPr>
        <w:t xml:space="preserve"> experienced substantial volatility </w:t>
      </w:r>
      <w:r w:rsidR="001B7F91">
        <w:rPr>
          <w:rFonts w:ascii="Times New Roman" w:eastAsiaTheme="minorHAnsi" w:hAnsi="Times New Roman"/>
          <w:szCs w:val="22"/>
          <w:lang w:val="en-US"/>
        </w:rPr>
        <w:t>during recent geopolitical crises</w:t>
      </w:r>
      <w:r w:rsidR="00E55547">
        <w:rPr>
          <w:rFonts w:ascii="Times New Roman" w:eastAsiaTheme="minorHAnsi" w:hAnsi="Times New Roman"/>
          <w:szCs w:val="22"/>
          <w:lang w:val="en-US"/>
        </w:rPr>
        <w:t xml:space="preserve"> and</w:t>
      </w:r>
      <w:r w:rsidR="00C75432">
        <w:rPr>
          <w:rFonts w:ascii="Times New Roman" w:eastAsiaTheme="minorHAnsi" w:hAnsi="Times New Roman"/>
          <w:szCs w:val="22"/>
          <w:lang w:val="en-US"/>
        </w:rPr>
        <w:t xml:space="preserve"> </w:t>
      </w:r>
      <w:r w:rsidR="00E55547">
        <w:rPr>
          <w:rFonts w:ascii="Times New Roman" w:eastAsiaTheme="minorHAnsi" w:hAnsi="Times New Roman"/>
          <w:szCs w:val="22"/>
          <w:lang w:val="en-US"/>
        </w:rPr>
        <w:t xml:space="preserve">the literature suggests </w:t>
      </w:r>
      <w:r w:rsidR="00BD01D5">
        <w:rPr>
          <w:rFonts w:ascii="Times New Roman" w:eastAsiaTheme="minorHAnsi" w:hAnsi="Times New Roman"/>
          <w:szCs w:val="22"/>
          <w:lang w:val="en-US"/>
        </w:rPr>
        <w:t xml:space="preserve">that </w:t>
      </w:r>
      <w:r w:rsidR="00D937D2">
        <w:rPr>
          <w:rFonts w:ascii="Times New Roman" w:eastAsiaTheme="minorHAnsi" w:hAnsi="Times New Roman"/>
          <w:szCs w:val="22"/>
          <w:lang w:val="en-US"/>
        </w:rPr>
        <w:t xml:space="preserve">these shocks </w:t>
      </w:r>
      <w:r w:rsidR="00BD01D5">
        <w:rPr>
          <w:rFonts w:ascii="Times New Roman" w:eastAsiaTheme="minorHAnsi" w:hAnsi="Times New Roman"/>
          <w:szCs w:val="22"/>
          <w:lang w:val="en-US"/>
        </w:rPr>
        <w:t>are not completely transmitted to output prices</w:t>
      </w:r>
      <w:r w:rsidR="00244DA2">
        <w:rPr>
          <w:rFonts w:ascii="Times New Roman" w:eastAsiaTheme="minorHAnsi" w:hAnsi="Times New Roman"/>
          <w:szCs w:val="22"/>
          <w:lang w:val="en-US"/>
        </w:rPr>
        <w:t xml:space="preserve"> </w:t>
      </w:r>
      <w:r w:rsidR="00244DA2">
        <w:rPr>
          <w:rFonts w:ascii="Times New Roman" w:eastAsiaTheme="minorHAnsi" w:hAnsi="Times New Roman"/>
          <w:szCs w:val="22"/>
          <w:lang w:val="en-US"/>
        </w:rPr>
        <w:fldChar w:fldCharType="begin"/>
      </w:r>
      <w:r w:rsidR="00244DA2">
        <w:rPr>
          <w:rFonts w:ascii="Times New Roman" w:eastAsiaTheme="minorHAnsi" w:hAnsi="Times New Roman"/>
          <w:szCs w:val="22"/>
          <w:lang w:val="en-US"/>
        </w:rPr>
        <w:instrText xml:space="preserve"> ADDIN ZOTERO_ITEM CSL_CITATION {"citationID":"qG8zxSR4","properties":{"formattedCitation":"(Dong et al., 2025)","plainCitation":"(Dong et al., 2025)","noteIndex":0},"citationItems":[{"id":127050,"uris":["http://zotero.org/users/14812719/items/ZU4MG5JH"],"itemData":{"id":127050,"type":"article-journal","abstract":"Nitrogen fertilizer prices have been volatile, especially in recent years. This study decomposes nitrogen price changes into structural shocks related to supply and demand via a structural vector autoregression (SVAR) model and quantifies the relative contributions of these shocks to price movements over recent decades. Our findings reveal that corn and natural gas prices account for only a fraction of ammonia price fluctuations, while other factors in the nitrogen market have a more substantial influence.","container-title":"Applied Economic Perspectives and Policy","DOI":"10.1002/aepp.70004","ISSN":"2040-5804","issue":"n/a","language":"en","note":"_eprint: https://onlinelibrary.wiley.com/doi/pdf/10.1002/aepp.70004","source":"Wiley Online Library","title":"Unraveling demand and supply shocks in the U.S. nitrogen market","URL":"https://onlinelibrary.wiley.com/doi/abs/10.1002/aepp.70004","volume":"n/a","author":[{"family":"Dong","given":"Fengxia"},{"family":"Beckman","given":"Jayson"},{"family":"Arita","given":"Shawn"}],"accessed":{"date-parts":[["2025",8,13]]},"issued":{"date-parts":[["2025"]]}}}],"schema":"https://github.com/citation-style-language/schema/raw/master/csl-citation.json"} </w:instrText>
      </w:r>
      <w:r w:rsidR="00244DA2">
        <w:rPr>
          <w:rFonts w:ascii="Times New Roman" w:eastAsiaTheme="minorHAnsi" w:hAnsi="Times New Roman"/>
          <w:szCs w:val="22"/>
          <w:lang w:val="en-US"/>
        </w:rPr>
        <w:fldChar w:fldCharType="separate"/>
      </w:r>
      <w:r w:rsidR="00244DA2" w:rsidRPr="00244DA2">
        <w:rPr>
          <w:rFonts w:ascii="Times New Roman" w:eastAsiaTheme="minorHAnsi" w:hAnsi="Times New Roman"/>
          <w:lang w:val="en-GB"/>
        </w:rPr>
        <w:t>(Dong et al., 2025)</w:t>
      </w:r>
      <w:r w:rsidR="00244DA2">
        <w:rPr>
          <w:rFonts w:ascii="Times New Roman" w:eastAsiaTheme="minorHAnsi" w:hAnsi="Times New Roman"/>
          <w:szCs w:val="22"/>
          <w:lang w:val="en-US"/>
        </w:rPr>
        <w:fldChar w:fldCharType="end"/>
      </w:r>
      <w:r w:rsidR="00194D4C">
        <w:rPr>
          <w:rFonts w:ascii="Times New Roman" w:eastAsiaTheme="minorHAnsi" w:hAnsi="Times New Roman"/>
          <w:szCs w:val="22"/>
          <w:lang w:val="en-US"/>
        </w:rPr>
        <w:t>.</w:t>
      </w:r>
      <w:r w:rsidR="00505C5C">
        <w:rPr>
          <w:rFonts w:ascii="Times New Roman" w:eastAsiaTheme="minorHAnsi" w:hAnsi="Times New Roman"/>
          <w:szCs w:val="22"/>
          <w:lang w:val="en-US"/>
        </w:rPr>
        <w:t xml:space="preserve"> </w:t>
      </w:r>
      <w:r w:rsidR="00D03519">
        <w:rPr>
          <w:rFonts w:ascii="Times New Roman" w:eastAsiaTheme="minorHAnsi" w:hAnsi="Times New Roman"/>
          <w:szCs w:val="22"/>
          <w:lang w:val="en-US"/>
        </w:rPr>
        <w:t xml:space="preserve">Higher prices </w:t>
      </w:r>
      <w:r w:rsidR="00C776AA">
        <w:rPr>
          <w:rFonts w:ascii="Times New Roman" w:eastAsiaTheme="minorHAnsi" w:hAnsi="Times New Roman"/>
          <w:szCs w:val="22"/>
          <w:lang w:val="en-US"/>
        </w:rPr>
        <w:t>can reduce farmers’ ability to apply optimal nutrient levels</w:t>
      </w:r>
      <w:r w:rsidR="00BF2EDB">
        <w:rPr>
          <w:rFonts w:ascii="Times New Roman" w:eastAsiaTheme="minorHAnsi" w:hAnsi="Times New Roman"/>
          <w:szCs w:val="22"/>
          <w:lang w:val="en-US"/>
        </w:rPr>
        <w:t xml:space="preserve">, thereby </w:t>
      </w:r>
      <w:r w:rsidR="000154E5">
        <w:rPr>
          <w:rFonts w:ascii="Times New Roman" w:eastAsiaTheme="minorHAnsi" w:hAnsi="Times New Roman"/>
          <w:szCs w:val="22"/>
          <w:lang w:val="en-US"/>
        </w:rPr>
        <w:t xml:space="preserve">lowering </w:t>
      </w:r>
      <w:r w:rsidR="00BF2EDB">
        <w:rPr>
          <w:rFonts w:ascii="Times New Roman" w:eastAsiaTheme="minorHAnsi" w:hAnsi="Times New Roman"/>
          <w:szCs w:val="22"/>
          <w:lang w:val="en-US"/>
        </w:rPr>
        <w:t>yields and jeopardizing food security.</w:t>
      </w:r>
      <w:r w:rsidR="008A06CA">
        <w:rPr>
          <w:rFonts w:ascii="Times New Roman" w:eastAsiaTheme="minorHAnsi" w:hAnsi="Times New Roman"/>
          <w:szCs w:val="22"/>
          <w:lang w:val="en-US"/>
        </w:rPr>
        <w:t xml:space="preserve"> </w:t>
      </w:r>
    </w:p>
    <w:p w14:paraId="4ADA3338" w14:textId="61EAFC35" w:rsidR="00BE46B9" w:rsidRDefault="0060381D" w:rsidP="00352C50">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While in the long</w:t>
      </w:r>
      <w:r w:rsidR="005A6291">
        <w:rPr>
          <w:rFonts w:ascii="Times New Roman" w:eastAsiaTheme="minorHAnsi" w:hAnsi="Times New Roman"/>
          <w:szCs w:val="22"/>
          <w:lang w:val="en-US"/>
        </w:rPr>
        <w:t>-</w:t>
      </w:r>
      <w:r>
        <w:rPr>
          <w:rFonts w:ascii="Times New Roman" w:eastAsiaTheme="minorHAnsi" w:hAnsi="Times New Roman"/>
          <w:szCs w:val="22"/>
          <w:lang w:val="en-US"/>
        </w:rPr>
        <w:t xml:space="preserve">run farms must </w:t>
      </w:r>
      <w:r w:rsidR="00460FEF">
        <w:rPr>
          <w:rFonts w:ascii="Times New Roman" w:eastAsiaTheme="minorHAnsi" w:hAnsi="Times New Roman"/>
          <w:szCs w:val="22"/>
          <w:lang w:val="en-US"/>
        </w:rPr>
        <w:t>reduce dependency</w:t>
      </w:r>
      <w:r>
        <w:rPr>
          <w:rFonts w:ascii="Times New Roman" w:eastAsiaTheme="minorHAnsi" w:hAnsi="Times New Roman"/>
          <w:szCs w:val="22"/>
          <w:lang w:val="en-US"/>
        </w:rPr>
        <w:t xml:space="preserve"> of fossil energy intensive inputs, </w:t>
      </w:r>
      <w:r w:rsidR="007D35DA">
        <w:rPr>
          <w:rFonts w:ascii="Times New Roman" w:eastAsiaTheme="minorHAnsi" w:hAnsi="Times New Roman"/>
          <w:szCs w:val="22"/>
          <w:lang w:val="en-US"/>
        </w:rPr>
        <w:t xml:space="preserve">price </w:t>
      </w:r>
      <w:r>
        <w:rPr>
          <w:rFonts w:ascii="Times New Roman" w:eastAsiaTheme="minorHAnsi" w:hAnsi="Times New Roman"/>
          <w:szCs w:val="22"/>
          <w:lang w:val="en-US"/>
        </w:rPr>
        <w:t xml:space="preserve">risk management </w:t>
      </w:r>
      <w:r w:rsidR="007D35DA">
        <w:rPr>
          <w:rFonts w:ascii="Times New Roman" w:eastAsiaTheme="minorHAnsi" w:hAnsi="Times New Roman"/>
          <w:szCs w:val="22"/>
          <w:lang w:val="en-US"/>
        </w:rPr>
        <w:t xml:space="preserve">can </w:t>
      </w:r>
      <w:r w:rsidR="005F44AA">
        <w:rPr>
          <w:rFonts w:ascii="Times New Roman" w:eastAsiaTheme="minorHAnsi" w:hAnsi="Times New Roman"/>
          <w:szCs w:val="22"/>
          <w:lang w:val="en-US"/>
        </w:rPr>
        <w:t>mitigate</w:t>
      </w:r>
      <w:r>
        <w:rPr>
          <w:rFonts w:ascii="Times New Roman" w:eastAsiaTheme="minorHAnsi" w:hAnsi="Times New Roman"/>
          <w:szCs w:val="22"/>
          <w:lang w:val="en-US"/>
        </w:rPr>
        <w:t xml:space="preserve"> the financial exposure to price volatility </w:t>
      </w:r>
      <w:r w:rsidR="007D35DA">
        <w:rPr>
          <w:rFonts w:ascii="Times New Roman" w:eastAsiaTheme="minorHAnsi" w:hAnsi="Times New Roman"/>
          <w:szCs w:val="22"/>
          <w:lang w:val="en-US"/>
        </w:rPr>
        <w:t xml:space="preserve">in the short run. </w:t>
      </w:r>
      <w:r w:rsidR="00C125A3">
        <w:rPr>
          <w:rFonts w:ascii="Times New Roman" w:eastAsiaTheme="minorHAnsi" w:hAnsi="Times New Roman"/>
          <w:szCs w:val="22"/>
          <w:lang w:val="en-US"/>
        </w:rPr>
        <w:t>A strategy t</w:t>
      </w:r>
      <w:r w:rsidR="001B7F91" w:rsidRPr="00FC14D1">
        <w:rPr>
          <w:rFonts w:ascii="Times New Roman" w:eastAsiaTheme="minorHAnsi" w:hAnsi="Times New Roman"/>
          <w:szCs w:val="22"/>
          <w:lang w:val="en-US"/>
        </w:rPr>
        <w:t xml:space="preserve">o </w:t>
      </w:r>
      <w:r w:rsidR="007B345C" w:rsidRPr="00FC14D1">
        <w:rPr>
          <w:rFonts w:ascii="Times New Roman" w:eastAsiaTheme="minorHAnsi" w:hAnsi="Times New Roman"/>
          <w:szCs w:val="22"/>
          <w:lang w:val="en-US"/>
        </w:rPr>
        <w:t xml:space="preserve">manage </w:t>
      </w:r>
      <w:r w:rsidR="00EB0954" w:rsidRPr="00FC14D1">
        <w:rPr>
          <w:rFonts w:ascii="Times New Roman" w:eastAsiaTheme="minorHAnsi" w:hAnsi="Times New Roman"/>
          <w:szCs w:val="22"/>
          <w:lang w:val="en-US"/>
        </w:rPr>
        <w:t>price</w:t>
      </w:r>
      <w:r w:rsidR="007B345C" w:rsidRPr="00FC14D1">
        <w:rPr>
          <w:rFonts w:ascii="Times New Roman" w:eastAsiaTheme="minorHAnsi" w:hAnsi="Times New Roman"/>
          <w:szCs w:val="22"/>
          <w:lang w:val="en-US"/>
        </w:rPr>
        <w:t xml:space="preserve"> risk</w:t>
      </w:r>
      <w:r w:rsidR="004450BE">
        <w:rPr>
          <w:rFonts w:ascii="Times New Roman" w:eastAsiaTheme="minorHAnsi" w:hAnsi="Times New Roman"/>
          <w:szCs w:val="22"/>
          <w:lang w:val="en-US"/>
        </w:rPr>
        <w:t xml:space="preserve"> is to </w:t>
      </w:r>
      <w:r w:rsidR="00B772C5">
        <w:rPr>
          <w:rFonts w:ascii="Times New Roman" w:eastAsiaTheme="minorHAnsi" w:hAnsi="Times New Roman"/>
          <w:szCs w:val="22"/>
          <w:lang w:val="en-US"/>
        </w:rPr>
        <w:t xml:space="preserve">use </w:t>
      </w:r>
      <w:r w:rsidR="007B345C" w:rsidRPr="00FC14D1">
        <w:rPr>
          <w:rFonts w:ascii="Times New Roman" w:eastAsiaTheme="minorHAnsi" w:hAnsi="Times New Roman"/>
          <w:szCs w:val="22"/>
          <w:lang w:val="en-US"/>
        </w:rPr>
        <w:t xml:space="preserve">financial tools </w:t>
      </w:r>
      <w:r w:rsidR="0088711B" w:rsidRPr="00FC14D1">
        <w:rPr>
          <w:rFonts w:ascii="Times New Roman" w:hAnsi="Times New Roman"/>
          <w:szCs w:val="22"/>
          <w:lang w:val="en-US"/>
        </w:rPr>
        <w:t>such as</w:t>
      </w:r>
      <w:r w:rsidR="007B345C" w:rsidRPr="00FC14D1">
        <w:rPr>
          <w:rFonts w:ascii="Times New Roman" w:hAnsi="Times New Roman"/>
          <w:szCs w:val="22"/>
          <w:lang w:val="en-US"/>
        </w:rPr>
        <w:t xml:space="preserve"> forward contracts, futures and options, and price </w:t>
      </w:r>
      <w:r w:rsidR="008D193F">
        <w:rPr>
          <w:rFonts w:ascii="Times New Roman" w:hAnsi="Times New Roman"/>
          <w:szCs w:val="22"/>
          <w:lang w:val="en-US"/>
        </w:rPr>
        <w:t>insurance</w:t>
      </w:r>
      <w:r w:rsidR="00946D21">
        <w:rPr>
          <w:rFonts w:ascii="Times New Roman" w:hAnsi="Times New Roman"/>
          <w:szCs w:val="22"/>
          <w:lang w:val="en-US"/>
        </w:rPr>
        <w:t xml:space="preserve"> </w:t>
      </w:r>
      <w:r w:rsidR="00946D21">
        <w:rPr>
          <w:rFonts w:ascii="Times New Roman" w:hAnsi="Times New Roman"/>
          <w:szCs w:val="22"/>
          <w:lang w:val="en-US"/>
        </w:rPr>
        <w:fldChar w:fldCharType="begin"/>
      </w:r>
      <w:r w:rsidR="00DE69D4">
        <w:rPr>
          <w:rFonts w:ascii="Times New Roman" w:hAnsi="Times New Roman"/>
          <w:szCs w:val="22"/>
          <w:lang w:val="en-US"/>
        </w:rPr>
        <w:instrText xml:space="preserve"> ADDIN ZOTERO_ITEM CSL_CITATION {"citationID":"7mNcZepI","properties":{"formattedCitation":"(Hardaker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00946D21">
        <w:rPr>
          <w:rFonts w:ascii="Times New Roman" w:hAnsi="Times New Roman"/>
          <w:szCs w:val="22"/>
          <w:lang w:val="en-US"/>
        </w:rPr>
        <w:fldChar w:fldCharType="separate"/>
      </w:r>
      <w:r w:rsidR="00946D21" w:rsidRPr="00946D21">
        <w:rPr>
          <w:rFonts w:ascii="Times New Roman" w:hAnsi="Times New Roman"/>
          <w:lang w:val="en-US"/>
        </w:rPr>
        <w:t>(Hardaker et al., 2015)</w:t>
      </w:r>
      <w:r w:rsidR="00946D21">
        <w:rPr>
          <w:rFonts w:ascii="Times New Roman" w:hAnsi="Times New Roman"/>
          <w:szCs w:val="22"/>
          <w:lang w:val="en-US"/>
        </w:rPr>
        <w:fldChar w:fldCharType="end"/>
      </w:r>
      <w:r w:rsidR="004078D6">
        <w:rPr>
          <w:rFonts w:ascii="Times New Roman" w:hAnsi="Times New Roman"/>
          <w:szCs w:val="22"/>
          <w:lang w:val="en-US"/>
        </w:rPr>
        <w:t>.</w:t>
      </w:r>
      <w:r w:rsidR="00B772C5">
        <w:rPr>
          <w:rFonts w:ascii="Times New Roman" w:hAnsi="Times New Roman"/>
          <w:szCs w:val="22"/>
          <w:lang w:val="en-US"/>
        </w:rPr>
        <w:t xml:space="preserve"> </w:t>
      </w:r>
      <w:r w:rsidR="004078D6">
        <w:rPr>
          <w:rFonts w:ascii="Times New Roman" w:eastAsiaTheme="minorHAnsi" w:hAnsi="Times New Roman"/>
          <w:szCs w:val="22"/>
          <w:lang w:val="en-US"/>
        </w:rPr>
        <w:t>B</w:t>
      </w:r>
      <w:r w:rsidR="0027014D">
        <w:rPr>
          <w:rFonts w:ascii="Times New Roman" w:eastAsiaTheme="minorHAnsi" w:hAnsi="Times New Roman"/>
          <w:szCs w:val="22"/>
          <w:lang w:val="en-US"/>
        </w:rPr>
        <w:t>ut</w:t>
      </w:r>
      <w:r w:rsidR="00244FA4">
        <w:rPr>
          <w:rFonts w:ascii="Times New Roman" w:eastAsiaTheme="minorHAnsi" w:hAnsi="Times New Roman"/>
          <w:szCs w:val="22"/>
          <w:lang w:val="en-US"/>
        </w:rPr>
        <w:t xml:space="preserve"> farmers’ adoption of such tools </w:t>
      </w:r>
      <w:r w:rsidR="0087746E">
        <w:rPr>
          <w:rFonts w:ascii="Times New Roman" w:eastAsiaTheme="minorHAnsi" w:hAnsi="Times New Roman"/>
          <w:szCs w:val="22"/>
          <w:lang w:val="en-US"/>
        </w:rPr>
        <w:t xml:space="preserve">is below what expected utility maximizing behavior of </w:t>
      </w:r>
      <w:r w:rsidR="0008573C">
        <w:rPr>
          <w:rFonts w:ascii="Times New Roman" w:eastAsiaTheme="minorHAnsi" w:hAnsi="Times New Roman"/>
          <w:szCs w:val="22"/>
          <w:lang w:val="en-US"/>
        </w:rPr>
        <w:t>a risk-averse decision</w:t>
      </w:r>
      <w:r w:rsidR="004B46A3">
        <w:rPr>
          <w:rFonts w:ascii="Times New Roman" w:eastAsiaTheme="minorHAnsi" w:hAnsi="Times New Roman"/>
          <w:szCs w:val="22"/>
          <w:lang w:val="en-US"/>
        </w:rPr>
        <w:t>-</w:t>
      </w:r>
      <w:r w:rsidR="0008573C">
        <w:rPr>
          <w:rFonts w:ascii="Times New Roman" w:eastAsiaTheme="minorHAnsi" w:hAnsi="Times New Roman"/>
          <w:szCs w:val="22"/>
          <w:lang w:val="en-US"/>
        </w:rPr>
        <w:t xml:space="preserve">maker would suggest </w:t>
      </w:r>
      <w:r w:rsidR="00C57968">
        <w:rPr>
          <w:rFonts w:ascii="Times New Roman" w:eastAsiaTheme="minorHAnsi" w:hAnsi="Times New Roman"/>
          <w:szCs w:val="22"/>
          <w:lang w:val="en-US"/>
        </w:rPr>
        <w:fldChar w:fldCharType="begin"/>
      </w:r>
      <w:r w:rsidR="00C57968">
        <w:rPr>
          <w:rFonts w:ascii="Times New Roman" w:eastAsiaTheme="minorHAnsi" w:hAnsi="Times New Roman"/>
          <w:szCs w:val="22"/>
          <w:lang w:val="en-US"/>
        </w:rPr>
        <w:instrText xml:space="preserve"> ADDIN ZOTERO_ITEM CSL_CITATION {"citationID":"9vfy2kJP","properties":{"formattedCitation":"(Spada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C57968">
        <w:rPr>
          <w:rFonts w:ascii="Times New Roman" w:eastAsiaTheme="minorHAnsi" w:hAnsi="Times New Roman"/>
          <w:szCs w:val="22"/>
          <w:lang w:val="en-US"/>
        </w:rPr>
        <w:fldChar w:fldCharType="separate"/>
      </w:r>
      <w:r w:rsidR="00C57968" w:rsidRPr="00C125A3">
        <w:rPr>
          <w:rFonts w:ascii="Times New Roman" w:eastAsiaTheme="minorHAnsi" w:hAnsi="Times New Roman"/>
          <w:lang w:val="en-GB"/>
        </w:rPr>
        <w:t>(Spada et al., 2025)</w:t>
      </w:r>
      <w:r w:rsidR="00C57968">
        <w:rPr>
          <w:rFonts w:ascii="Times New Roman" w:eastAsiaTheme="minorHAnsi" w:hAnsi="Times New Roman"/>
          <w:szCs w:val="22"/>
          <w:lang w:val="en-US"/>
        </w:rPr>
        <w:fldChar w:fldCharType="end"/>
      </w:r>
      <w:r w:rsidR="007D35DA">
        <w:rPr>
          <w:rFonts w:ascii="Times New Roman" w:eastAsiaTheme="minorHAnsi" w:hAnsi="Times New Roman"/>
          <w:szCs w:val="22"/>
          <w:lang w:val="en-US"/>
        </w:rPr>
        <w:t>.</w:t>
      </w:r>
      <w:r w:rsidR="0063222E">
        <w:rPr>
          <w:rFonts w:ascii="Times New Roman" w:eastAsiaTheme="minorHAnsi" w:hAnsi="Times New Roman"/>
          <w:szCs w:val="22"/>
          <w:lang w:val="en-US"/>
        </w:rPr>
        <w:t xml:space="preserve"> Therefore,</w:t>
      </w:r>
      <w:r w:rsidR="00D72040" w:rsidRPr="00FC14D1">
        <w:rPr>
          <w:rFonts w:ascii="Times New Roman" w:eastAsiaTheme="minorHAnsi" w:hAnsi="Times New Roman"/>
          <w:szCs w:val="22"/>
          <w:lang w:val="en-US"/>
        </w:rPr>
        <w:t xml:space="preserve"> </w:t>
      </w:r>
      <w:r w:rsidR="0037483C">
        <w:rPr>
          <w:rFonts w:ascii="Times New Roman" w:eastAsiaTheme="minorHAnsi" w:hAnsi="Times New Roman"/>
          <w:szCs w:val="22"/>
          <w:lang w:val="en-US"/>
        </w:rPr>
        <w:t>behavioral</w:t>
      </w:r>
      <w:r w:rsidR="00D72040" w:rsidRPr="00FC14D1">
        <w:rPr>
          <w:rFonts w:ascii="Times New Roman" w:eastAsiaTheme="minorHAnsi" w:hAnsi="Times New Roman"/>
          <w:szCs w:val="22"/>
          <w:lang w:val="en-US"/>
        </w:rPr>
        <w:t xml:space="preserve"> economic theories have been suggested to better explain adoption decisions</w:t>
      </w:r>
      <w:r w:rsidR="00D72040">
        <w:rPr>
          <w:rFonts w:ascii="Times New Roman" w:eastAsiaTheme="minorHAnsi" w:hAnsi="Times New Roman"/>
          <w:szCs w:val="22"/>
          <w:lang w:val="en-US"/>
        </w:rPr>
        <w:t xml:space="preserve"> </w:t>
      </w:r>
      <w:r w:rsidR="00D72040">
        <w:rPr>
          <w:rFonts w:ascii="Times New Roman" w:eastAsiaTheme="minorHAnsi" w:hAnsi="Times New Roman"/>
          <w:szCs w:val="22"/>
          <w:lang w:val="en-US"/>
        </w:rPr>
        <w:lastRenderedPageBreak/>
        <w:fldChar w:fldCharType="begin"/>
      </w:r>
      <w:r w:rsidR="00C57968">
        <w:rPr>
          <w:rFonts w:ascii="Times New Roman" w:eastAsiaTheme="minorHAnsi" w:hAnsi="Times New Roman"/>
          <w:szCs w:val="22"/>
          <w:lang w:val="en-US"/>
        </w:rPr>
        <w:instrText xml:space="preserve"> ADDIN ZOTERO_ITEM CSL_CITATION {"citationID":"BnJMM7cu","properties":{"formattedCitation":"(Mattos et al., 2008; Spada et al., 2025)","plainCitation":"(Mattos et al., 2008; Spada et al., 2025)","noteIndex":0},"citationItems":[{"id":116994,"uris":["http://zotero.org/groups/5760356/items/TYIXDR84"],"itemData":{"id":116994,"type":"article-journal","abstract":"We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D72040">
        <w:rPr>
          <w:rFonts w:ascii="Times New Roman" w:eastAsiaTheme="minorHAnsi" w:hAnsi="Times New Roman"/>
          <w:szCs w:val="22"/>
          <w:lang w:val="en-US"/>
        </w:rPr>
        <w:fldChar w:fldCharType="separate"/>
      </w:r>
      <w:r w:rsidR="00C57968" w:rsidRPr="0001015A">
        <w:rPr>
          <w:rFonts w:ascii="Times New Roman" w:eastAsiaTheme="minorHAnsi" w:hAnsi="Times New Roman"/>
          <w:lang w:val="en-GB"/>
        </w:rPr>
        <w:t>(Mattos et al., 2008; Spada et al., 2025)</w:t>
      </w:r>
      <w:r w:rsidR="00D72040">
        <w:rPr>
          <w:rFonts w:ascii="Times New Roman" w:eastAsiaTheme="minorHAnsi" w:hAnsi="Times New Roman"/>
          <w:szCs w:val="22"/>
          <w:lang w:val="en-US"/>
        </w:rPr>
        <w:fldChar w:fldCharType="end"/>
      </w:r>
      <w:r w:rsidR="00D72040" w:rsidRPr="00FC14D1">
        <w:rPr>
          <w:rFonts w:ascii="Times New Roman" w:eastAsiaTheme="minorHAnsi" w:hAnsi="Times New Roman"/>
          <w:szCs w:val="22"/>
          <w:lang w:val="en-US"/>
        </w:rPr>
        <w:t>.</w:t>
      </w:r>
      <w:r w:rsidR="00BC2D82">
        <w:rPr>
          <w:rFonts w:ascii="Times New Roman" w:eastAsiaTheme="minorHAnsi" w:hAnsi="Times New Roman"/>
          <w:szCs w:val="22"/>
          <w:lang w:val="en-US"/>
        </w:rPr>
        <w:t xml:space="preserve"> </w:t>
      </w:r>
      <w:r w:rsidR="0052027A">
        <w:rPr>
          <w:rFonts w:ascii="Times New Roman" w:eastAsiaTheme="minorHAnsi" w:hAnsi="Times New Roman"/>
          <w:szCs w:val="22"/>
          <w:lang w:val="en-US"/>
        </w:rPr>
        <w:t>Further, agricultural commodity p</w:t>
      </w:r>
      <w:r w:rsidR="0052027A" w:rsidRPr="00FC14D1">
        <w:rPr>
          <w:rFonts w:ascii="Times New Roman" w:eastAsiaTheme="minorHAnsi" w:hAnsi="Times New Roman"/>
          <w:szCs w:val="22"/>
          <w:lang w:val="en-US"/>
        </w:rPr>
        <w:t xml:space="preserve">rice risk management </w:t>
      </w:r>
      <w:r w:rsidR="0052027A">
        <w:rPr>
          <w:rFonts w:ascii="Times New Roman" w:eastAsiaTheme="minorHAnsi" w:hAnsi="Times New Roman"/>
          <w:szCs w:val="22"/>
          <w:lang w:val="en-US"/>
        </w:rPr>
        <w:t xml:space="preserve">literature </w:t>
      </w:r>
      <w:r w:rsidR="0052027A" w:rsidRPr="00FC14D1">
        <w:rPr>
          <w:rFonts w:ascii="Times New Roman" w:eastAsiaTheme="minorHAnsi" w:hAnsi="Times New Roman"/>
          <w:szCs w:val="22"/>
          <w:lang w:val="en-US"/>
        </w:rPr>
        <w:t xml:space="preserve">focuses </w:t>
      </w:r>
      <w:r w:rsidR="0052027A">
        <w:rPr>
          <w:rFonts w:ascii="Times New Roman" w:eastAsiaTheme="minorHAnsi" w:hAnsi="Times New Roman"/>
          <w:szCs w:val="22"/>
          <w:lang w:val="en-US"/>
        </w:rPr>
        <w:t xml:space="preserve">mainly </w:t>
      </w:r>
      <w:r w:rsidR="0052027A" w:rsidRPr="00FC14D1">
        <w:rPr>
          <w:rFonts w:ascii="Times New Roman" w:eastAsiaTheme="minorHAnsi" w:hAnsi="Times New Roman"/>
          <w:szCs w:val="22"/>
          <w:lang w:val="en-US"/>
        </w:rPr>
        <w:t>on output prices</w:t>
      </w:r>
      <w:r w:rsidR="0052027A">
        <w:rPr>
          <w:rFonts w:ascii="Times New Roman" w:eastAsiaTheme="minorHAnsi" w:hAnsi="Times New Roman"/>
          <w:szCs w:val="22"/>
          <w:lang w:val="en-US"/>
        </w:rPr>
        <w:t xml:space="preserve"> (e.g. XXX)</w:t>
      </w:r>
      <w:r w:rsidR="001545F6">
        <w:rPr>
          <w:rFonts w:ascii="Times New Roman" w:eastAsiaTheme="minorHAnsi" w:hAnsi="Times New Roman"/>
          <w:szCs w:val="22"/>
          <w:lang w:val="en-US"/>
        </w:rPr>
        <w:t xml:space="preserve">, </w:t>
      </w:r>
      <w:r w:rsidR="002620ED">
        <w:rPr>
          <w:rFonts w:ascii="Times New Roman" w:eastAsiaTheme="minorHAnsi" w:hAnsi="Times New Roman"/>
          <w:szCs w:val="22"/>
          <w:lang w:val="en-US"/>
        </w:rPr>
        <w:t>underscoring the need for further research on the input side.</w:t>
      </w:r>
    </w:p>
    <w:p w14:paraId="02297710" w14:textId="2EAE9390" w:rsidR="002D21D7" w:rsidRPr="00FC14D1" w:rsidRDefault="00C67628" w:rsidP="00352C50">
      <w:pPr>
        <w:autoSpaceDE w:val="0"/>
        <w:autoSpaceDN w:val="0"/>
        <w:adjustRightInd w:val="0"/>
        <w:spacing w:line="360" w:lineRule="auto"/>
        <w:jc w:val="both"/>
        <w:rPr>
          <w:rFonts w:ascii="Times New Roman" w:eastAsiaTheme="minorHAnsi" w:hAnsi="Times New Roman"/>
          <w:szCs w:val="22"/>
          <w:lang w:val="en-US"/>
        </w:rPr>
      </w:pPr>
      <w:r w:rsidRPr="00FC14D1">
        <w:rPr>
          <w:rFonts w:ascii="Times New Roman" w:eastAsiaTheme="minorHAnsi" w:hAnsi="Times New Roman"/>
          <w:szCs w:val="22"/>
          <w:lang w:val="en-US"/>
        </w:rPr>
        <w:t>I</w:t>
      </w:r>
      <w:r w:rsidR="002D21D7" w:rsidRPr="00FC14D1">
        <w:rPr>
          <w:rFonts w:ascii="Times New Roman" w:eastAsiaTheme="minorHAnsi" w:hAnsi="Times New Roman"/>
          <w:szCs w:val="22"/>
          <w:lang w:val="en-US"/>
        </w:rPr>
        <w:t>n this paper</w:t>
      </w:r>
      <w:r w:rsidRPr="00FC14D1">
        <w:rPr>
          <w:rFonts w:ascii="Times New Roman" w:eastAsiaTheme="minorHAnsi" w:hAnsi="Times New Roman"/>
          <w:szCs w:val="22"/>
          <w:lang w:val="en-US"/>
        </w:rPr>
        <w:t>,</w:t>
      </w:r>
      <w:r w:rsidR="002D21D7" w:rsidRPr="00FC14D1">
        <w:rPr>
          <w:rFonts w:ascii="Times New Roman" w:eastAsiaTheme="minorHAnsi" w:hAnsi="Times New Roman"/>
          <w:szCs w:val="22"/>
          <w:lang w:val="en-US"/>
        </w:rPr>
        <w:t xml:space="preserve"> we adjust </w:t>
      </w:r>
      <w:r w:rsidRPr="00FC14D1">
        <w:rPr>
          <w:rFonts w:ascii="Times New Roman" w:eastAsiaTheme="minorHAnsi" w:hAnsi="Times New Roman"/>
          <w:szCs w:val="22"/>
          <w:lang w:val="en-US"/>
        </w:rPr>
        <w:t xml:space="preserve">contract specifics of </w:t>
      </w:r>
      <w:r w:rsidR="00933173" w:rsidRPr="00FC14D1">
        <w:rPr>
          <w:rFonts w:ascii="Times New Roman" w:eastAsiaTheme="minorHAnsi" w:hAnsi="Times New Roman"/>
          <w:szCs w:val="22"/>
          <w:lang w:val="en-US"/>
        </w:rPr>
        <w:t xml:space="preserve">financial tools </w:t>
      </w:r>
      <w:r w:rsidRPr="00FC14D1">
        <w:rPr>
          <w:rFonts w:ascii="Times New Roman" w:eastAsiaTheme="minorHAnsi" w:hAnsi="Times New Roman"/>
          <w:szCs w:val="22"/>
          <w:lang w:val="en-US"/>
        </w:rPr>
        <w:t>for</w:t>
      </w:r>
      <w:r w:rsidR="00B30557">
        <w:rPr>
          <w:rFonts w:ascii="Times New Roman" w:eastAsiaTheme="minorHAnsi" w:hAnsi="Times New Roman"/>
          <w:szCs w:val="22"/>
          <w:lang w:val="en-US"/>
        </w:rPr>
        <w:t xml:space="preserve"> farmers’ input</w:t>
      </w:r>
      <w:r w:rsidRPr="00FC14D1">
        <w:rPr>
          <w:rFonts w:ascii="Times New Roman" w:eastAsiaTheme="minorHAnsi" w:hAnsi="Times New Roman"/>
          <w:szCs w:val="22"/>
          <w:lang w:val="en-US"/>
        </w:rPr>
        <w:t xml:space="preserve"> price risk management </w:t>
      </w:r>
      <w:r w:rsidR="002D21D7" w:rsidRPr="00FC14D1">
        <w:rPr>
          <w:rFonts w:ascii="Times New Roman" w:eastAsiaTheme="minorHAnsi" w:hAnsi="Times New Roman"/>
          <w:szCs w:val="22"/>
          <w:lang w:val="en-US"/>
        </w:rPr>
        <w:t xml:space="preserve">to better fit </w:t>
      </w:r>
      <w:r w:rsidR="00A01983" w:rsidRPr="00FC14D1">
        <w:rPr>
          <w:rFonts w:ascii="Times New Roman" w:eastAsiaTheme="minorHAnsi" w:hAnsi="Times New Roman"/>
          <w:szCs w:val="22"/>
          <w:lang w:val="en-US"/>
        </w:rPr>
        <w:t>farmers'</w:t>
      </w:r>
      <w:r w:rsidR="00933173" w:rsidRPr="00FC14D1">
        <w:rPr>
          <w:rFonts w:ascii="Times New Roman" w:eastAsiaTheme="minorHAnsi" w:hAnsi="Times New Roman"/>
          <w:szCs w:val="22"/>
          <w:lang w:val="en-US"/>
        </w:rPr>
        <w:t xml:space="preserve"> </w:t>
      </w:r>
      <w:r w:rsidR="0037483C">
        <w:rPr>
          <w:rFonts w:ascii="Times New Roman" w:eastAsiaTheme="minorHAnsi" w:hAnsi="Times New Roman"/>
          <w:szCs w:val="22"/>
          <w:lang w:val="en-US"/>
        </w:rPr>
        <w:t>behavioral</w:t>
      </w:r>
      <w:r w:rsidR="002D21D7" w:rsidRPr="00FC14D1">
        <w:rPr>
          <w:rFonts w:ascii="Times New Roman" w:eastAsiaTheme="minorHAnsi" w:hAnsi="Times New Roman"/>
          <w:szCs w:val="22"/>
          <w:lang w:val="en-US"/>
        </w:rPr>
        <w:t xml:space="preserve"> preferences.</w:t>
      </w:r>
      <w:r w:rsidR="008235CE">
        <w:rPr>
          <w:rFonts w:ascii="Times New Roman" w:eastAsiaTheme="minorHAnsi" w:hAnsi="Times New Roman"/>
          <w:szCs w:val="22"/>
          <w:lang w:val="en-US"/>
        </w:rPr>
        <w:t xml:space="preserve"> For this, we build a conceptual model of fertilizer decision making under risk</w:t>
      </w:r>
      <w:r w:rsidR="005076F5">
        <w:rPr>
          <w:rFonts w:ascii="Times New Roman" w:eastAsiaTheme="minorHAnsi" w:hAnsi="Times New Roman"/>
          <w:szCs w:val="22"/>
          <w:lang w:val="en-US"/>
        </w:rPr>
        <w:t xml:space="preserve"> and </w:t>
      </w:r>
      <w:r w:rsidR="00CA4A3A">
        <w:rPr>
          <w:rFonts w:ascii="Times New Roman" w:eastAsiaTheme="minorHAnsi" w:hAnsi="Times New Roman"/>
          <w:szCs w:val="22"/>
          <w:lang w:val="en-US"/>
        </w:rPr>
        <w:t>ambiguity</w:t>
      </w:r>
      <w:r w:rsidR="000E3761">
        <w:rPr>
          <w:rFonts w:ascii="Times New Roman" w:eastAsiaTheme="minorHAnsi" w:hAnsi="Times New Roman"/>
          <w:szCs w:val="22"/>
          <w:lang w:val="en-US"/>
        </w:rPr>
        <w:t xml:space="preserve">. </w:t>
      </w:r>
      <w:r w:rsidR="008737A8" w:rsidRPr="00FC14D1">
        <w:rPr>
          <w:rFonts w:ascii="Times New Roman" w:eastAsiaTheme="minorHAnsi" w:hAnsi="Times New Roman"/>
          <w:szCs w:val="22"/>
          <w:lang w:val="en-US"/>
        </w:rPr>
        <w:t>Based on a simulation exercise</w:t>
      </w:r>
      <w:r w:rsidR="00861DEA">
        <w:rPr>
          <w:rFonts w:ascii="Times New Roman" w:eastAsiaTheme="minorHAnsi" w:hAnsi="Times New Roman"/>
          <w:szCs w:val="22"/>
          <w:lang w:val="en-US"/>
        </w:rPr>
        <w:t>,</w:t>
      </w:r>
      <w:r w:rsidR="008737A8" w:rsidRPr="00FC14D1">
        <w:rPr>
          <w:rFonts w:ascii="Times New Roman" w:eastAsiaTheme="minorHAnsi" w:hAnsi="Times New Roman"/>
          <w:szCs w:val="22"/>
          <w:lang w:val="en-US"/>
        </w:rPr>
        <w:t xml:space="preserve"> we </w:t>
      </w:r>
      <w:r w:rsidR="008235CE">
        <w:rPr>
          <w:rFonts w:ascii="Times New Roman" w:eastAsiaTheme="minorHAnsi" w:hAnsi="Times New Roman"/>
          <w:szCs w:val="22"/>
          <w:lang w:val="en-US"/>
        </w:rPr>
        <w:t xml:space="preserve">then </w:t>
      </w:r>
      <w:r w:rsidR="008737A8" w:rsidRPr="00FC14D1">
        <w:rPr>
          <w:rFonts w:ascii="Times New Roman" w:eastAsiaTheme="minorHAnsi" w:hAnsi="Times New Roman"/>
          <w:szCs w:val="22"/>
          <w:lang w:val="en-US"/>
        </w:rPr>
        <w:t xml:space="preserve">show </w:t>
      </w:r>
      <w:r w:rsidR="0072525A" w:rsidRPr="00FC14D1">
        <w:rPr>
          <w:rFonts w:ascii="Times New Roman" w:eastAsiaTheme="minorHAnsi" w:hAnsi="Times New Roman"/>
          <w:szCs w:val="22"/>
          <w:lang w:val="en-US"/>
        </w:rPr>
        <w:t>how contract adjustments</w:t>
      </w:r>
      <w:r w:rsidR="001A3996">
        <w:rPr>
          <w:rFonts w:ascii="Times New Roman" w:eastAsiaTheme="minorHAnsi" w:hAnsi="Times New Roman"/>
          <w:szCs w:val="22"/>
          <w:lang w:val="en-US"/>
        </w:rPr>
        <w:t>,</w:t>
      </w:r>
      <w:r w:rsidR="00B30557">
        <w:rPr>
          <w:rFonts w:ascii="Times New Roman" w:eastAsiaTheme="minorHAnsi" w:hAnsi="Times New Roman"/>
          <w:szCs w:val="22"/>
          <w:lang w:val="en-US"/>
        </w:rPr>
        <w:t xml:space="preserve"> such as </w:t>
      </w:r>
      <w:r w:rsidR="001A3996">
        <w:rPr>
          <w:rFonts w:ascii="Times New Roman" w:eastAsiaTheme="minorHAnsi" w:hAnsi="Times New Roman"/>
          <w:szCs w:val="22"/>
          <w:lang w:val="en-US"/>
        </w:rPr>
        <w:t>introducing a price ceiling,</w:t>
      </w:r>
      <w:r w:rsidR="0072525A" w:rsidRPr="00FC14D1">
        <w:rPr>
          <w:rFonts w:ascii="Times New Roman" w:eastAsiaTheme="minorHAnsi" w:hAnsi="Times New Roman"/>
          <w:szCs w:val="22"/>
          <w:lang w:val="en-US"/>
        </w:rPr>
        <w:t xml:space="preserve"> potentially affect </w:t>
      </w:r>
      <w:r w:rsidR="00593BCF">
        <w:rPr>
          <w:rFonts w:ascii="Times New Roman" w:eastAsiaTheme="minorHAnsi" w:hAnsi="Times New Roman"/>
          <w:szCs w:val="22"/>
          <w:lang w:val="en-US"/>
        </w:rPr>
        <w:t xml:space="preserve">farmers </w:t>
      </w:r>
      <w:r w:rsidR="008D1A41">
        <w:rPr>
          <w:rFonts w:ascii="Times New Roman" w:eastAsiaTheme="minorHAnsi" w:hAnsi="Times New Roman"/>
          <w:szCs w:val="22"/>
          <w:lang w:val="en-US"/>
        </w:rPr>
        <w:t xml:space="preserve">utility </w:t>
      </w:r>
      <w:r w:rsidR="00593BCF">
        <w:rPr>
          <w:rFonts w:ascii="Times New Roman" w:eastAsiaTheme="minorHAnsi" w:hAnsi="Times New Roman"/>
          <w:szCs w:val="22"/>
          <w:lang w:val="en-US"/>
        </w:rPr>
        <w:t xml:space="preserve">under </w:t>
      </w:r>
      <w:r w:rsidR="00B1714D">
        <w:rPr>
          <w:rFonts w:ascii="Times New Roman" w:eastAsiaTheme="minorHAnsi" w:hAnsi="Times New Roman"/>
          <w:szCs w:val="22"/>
          <w:lang w:val="en-US"/>
        </w:rPr>
        <w:t xml:space="preserve">different </w:t>
      </w:r>
      <w:r w:rsidR="002235FC">
        <w:rPr>
          <w:rFonts w:ascii="Times New Roman" w:eastAsiaTheme="minorHAnsi" w:hAnsi="Times New Roman"/>
          <w:szCs w:val="22"/>
          <w:lang w:val="en-US"/>
        </w:rPr>
        <w:t>decision theories</w:t>
      </w:r>
      <w:r w:rsidR="00B1714D">
        <w:rPr>
          <w:rFonts w:ascii="Times New Roman" w:eastAsiaTheme="minorHAnsi" w:hAnsi="Times New Roman"/>
          <w:szCs w:val="22"/>
          <w:lang w:val="en-US"/>
        </w:rPr>
        <w:t xml:space="preserve"> and framing scenarios</w:t>
      </w:r>
      <w:r w:rsidR="00874445">
        <w:rPr>
          <w:rFonts w:ascii="Times New Roman" w:eastAsiaTheme="minorHAnsi" w:hAnsi="Times New Roman"/>
          <w:szCs w:val="22"/>
          <w:lang w:val="en-US"/>
        </w:rPr>
        <w:t>,</w:t>
      </w:r>
      <w:r w:rsidR="00F27BD4">
        <w:rPr>
          <w:rFonts w:ascii="Times New Roman" w:eastAsiaTheme="minorHAnsi" w:hAnsi="Times New Roman"/>
          <w:szCs w:val="22"/>
          <w:lang w:val="en-US"/>
        </w:rPr>
        <w:t xml:space="preserve"> </w:t>
      </w:r>
      <w:r w:rsidR="00593BCF">
        <w:rPr>
          <w:rFonts w:ascii="Times New Roman" w:eastAsiaTheme="minorHAnsi" w:hAnsi="Times New Roman"/>
          <w:szCs w:val="22"/>
          <w:lang w:val="en-US"/>
        </w:rPr>
        <w:t>thereby conclud</w:t>
      </w:r>
      <w:r w:rsidR="00874445">
        <w:rPr>
          <w:rFonts w:ascii="Times New Roman" w:eastAsiaTheme="minorHAnsi" w:hAnsi="Times New Roman"/>
          <w:szCs w:val="22"/>
          <w:lang w:val="en-US"/>
        </w:rPr>
        <w:t xml:space="preserve">ing </w:t>
      </w:r>
      <w:r w:rsidR="00593BCF">
        <w:rPr>
          <w:rFonts w:ascii="Times New Roman" w:eastAsiaTheme="minorHAnsi" w:hAnsi="Times New Roman"/>
          <w:szCs w:val="22"/>
          <w:lang w:val="en-US"/>
        </w:rPr>
        <w:t>which contract specific</w:t>
      </w:r>
      <w:r w:rsidR="007852A7">
        <w:rPr>
          <w:rFonts w:ascii="Times New Roman" w:eastAsiaTheme="minorHAnsi" w:hAnsi="Times New Roman"/>
          <w:szCs w:val="22"/>
          <w:lang w:val="en-US"/>
        </w:rPr>
        <w:t>s</w:t>
      </w:r>
      <w:r w:rsidR="00593BCF">
        <w:rPr>
          <w:rFonts w:ascii="Times New Roman" w:eastAsiaTheme="minorHAnsi" w:hAnsi="Times New Roman"/>
          <w:szCs w:val="22"/>
          <w:lang w:val="en-US"/>
        </w:rPr>
        <w:t xml:space="preserve"> might be used under different </w:t>
      </w:r>
      <w:r w:rsidR="00874445">
        <w:rPr>
          <w:rFonts w:ascii="Times New Roman" w:eastAsiaTheme="minorHAnsi" w:hAnsi="Times New Roman"/>
          <w:szCs w:val="22"/>
          <w:lang w:val="en-US"/>
        </w:rPr>
        <w:t xml:space="preserve">farmers’ </w:t>
      </w:r>
      <w:r w:rsidR="00593BCF">
        <w:rPr>
          <w:rFonts w:ascii="Times New Roman" w:eastAsiaTheme="minorHAnsi" w:hAnsi="Times New Roman"/>
          <w:szCs w:val="22"/>
          <w:lang w:val="en-US"/>
        </w:rPr>
        <w:t>preferences and framing.</w:t>
      </w:r>
    </w:p>
    <w:p w14:paraId="5D5A8182" w14:textId="7BF359A4" w:rsidR="002D21D7" w:rsidRPr="00FC14D1" w:rsidRDefault="00665827" w:rsidP="00352C50">
      <w:pPr>
        <w:autoSpaceDE w:val="0"/>
        <w:autoSpaceDN w:val="0"/>
        <w:adjustRightInd w:val="0"/>
        <w:spacing w:line="360" w:lineRule="auto"/>
        <w:jc w:val="both"/>
        <w:rPr>
          <w:rFonts w:ascii="Times New Roman" w:eastAsiaTheme="minorEastAsia" w:hAnsi="Times New Roman"/>
          <w:lang w:val="en-US"/>
        </w:rPr>
      </w:pPr>
      <w:r w:rsidRPr="21443A15">
        <w:rPr>
          <w:rFonts w:ascii="Times New Roman" w:eastAsiaTheme="minorEastAsia" w:hAnsi="Times New Roman"/>
          <w:lang w:val="en-US"/>
        </w:rPr>
        <w:t xml:space="preserve">Our </w:t>
      </w:r>
      <w:r w:rsidR="00BD6075" w:rsidRPr="21443A15">
        <w:rPr>
          <w:rFonts w:ascii="Times New Roman" w:eastAsiaTheme="minorEastAsia" w:hAnsi="Times New Roman"/>
          <w:lang w:val="en-US"/>
        </w:rPr>
        <w:t xml:space="preserve">study </w:t>
      </w:r>
      <w:r w:rsidR="00F01A07">
        <w:rPr>
          <w:rFonts w:ascii="Times New Roman" w:eastAsiaTheme="minorEastAsia" w:hAnsi="Times New Roman"/>
          <w:lang w:val="en-US"/>
        </w:rPr>
        <w:t>extends</w:t>
      </w:r>
      <w:r w:rsidR="00F01A07" w:rsidRPr="21443A15">
        <w:rPr>
          <w:rFonts w:ascii="Times New Roman" w:eastAsiaTheme="minorEastAsia" w:hAnsi="Times New Roman"/>
          <w:lang w:val="en-US"/>
        </w:rPr>
        <w:t xml:space="preserve"> </w:t>
      </w:r>
      <w:r w:rsidR="00373A94">
        <w:rPr>
          <w:rFonts w:ascii="Times New Roman" w:eastAsiaTheme="minorEastAsia" w:hAnsi="Times New Roman"/>
          <w:lang w:val="en-US"/>
        </w:rPr>
        <w:t xml:space="preserve">the </w:t>
      </w:r>
      <w:r w:rsidR="00BD6075" w:rsidRPr="21443A15">
        <w:rPr>
          <w:rFonts w:ascii="Times New Roman" w:eastAsiaTheme="minorEastAsia" w:hAnsi="Times New Roman"/>
          <w:lang w:val="en-US"/>
        </w:rPr>
        <w:t xml:space="preserve">literature </w:t>
      </w:r>
      <w:r w:rsidR="00A76811" w:rsidRPr="21443A15">
        <w:rPr>
          <w:rFonts w:ascii="Times New Roman" w:eastAsiaTheme="minorEastAsia" w:hAnsi="Times New Roman"/>
          <w:lang w:val="en-US"/>
        </w:rPr>
        <w:t>in</w:t>
      </w:r>
      <w:r w:rsidR="008462A2" w:rsidRPr="21443A15">
        <w:rPr>
          <w:rFonts w:ascii="Times New Roman" w:eastAsiaTheme="minorEastAsia" w:hAnsi="Times New Roman"/>
          <w:lang w:val="en-US"/>
        </w:rPr>
        <w:t xml:space="preserve"> two</w:t>
      </w:r>
      <w:r w:rsidR="00A76811" w:rsidRPr="21443A15">
        <w:rPr>
          <w:rFonts w:ascii="Times New Roman" w:eastAsiaTheme="minorEastAsia" w:hAnsi="Times New Roman"/>
          <w:lang w:val="en-US"/>
        </w:rPr>
        <w:t xml:space="preserve"> ways. First, </w:t>
      </w:r>
      <w:r w:rsidR="00534A43">
        <w:rPr>
          <w:rFonts w:ascii="Times New Roman" w:eastAsiaTheme="minorEastAsia" w:hAnsi="Times New Roman"/>
          <w:lang w:val="en-US"/>
        </w:rPr>
        <w:t xml:space="preserve">there is a very limited conceptualization of farmers’ </w:t>
      </w:r>
      <w:r w:rsidR="006066D4">
        <w:rPr>
          <w:rFonts w:ascii="Times New Roman" w:eastAsiaTheme="minorEastAsia" w:hAnsi="Times New Roman"/>
          <w:lang w:val="en-US"/>
        </w:rPr>
        <w:t>price risk management decisions beyond standard expected utility theory</w:t>
      </w:r>
      <w:r w:rsidR="007B5536">
        <w:rPr>
          <w:rFonts w:ascii="Times New Roman" w:eastAsiaTheme="minorEastAsia" w:hAnsi="Times New Roman"/>
          <w:lang w:val="en-US"/>
        </w:rPr>
        <w:t xml:space="preserve"> </w:t>
      </w:r>
      <w:r w:rsidR="007B5536">
        <w:rPr>
          <w:rFonts w:ascii="Times New Roman" w:eastAsiaTheme="minorEastAsia" w:hAnsi="Times New Roman"/>
          <w:lang w:val="en-US"/>
        </w:rPr>
        <w:fldChar w:fldCharType="begin"/>
      </w:r>
      <w:r w:rsidR="007B5536">
        <w:rPr>
          <w:rFonts w:ascii="Times New Roman" w:eastAsiaTheme="minorEastAsia" w:hAnsi="Times New Roman"/>
          <w:lang w:val="en-US"/>
        </w:rPr>
        <w:instrText xml:space="preserve"> ADDIN ZOTERO_ITEM CSL_CITATION {"citationID":"GYwejQA6","properties":{"formattedCitation":"(Spada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7B5536">
        <w:rPr>
          <w:rFonts w:ascii="Times New Roman" w:eastAsiaTheme="minorEastAsia" w:hAnsi="Times New Roman"/>
          <w:lang w:val="en-US"/>
        </w:rPr>
        <w:fldChar w:fldCharType="separate"/>
      </w:r>
      <w:r w:rsidR="007B5536" w:rsidRPr="0001015A">
        <w:rPr>
          <w:rFonts w:ascii="Times New Roman" w:eastAsiaTheme="minorEastAsia" w:hAnsi="Times New Roman"/>
          <w:lang w:val="en-GB"/>
        </w:rPr>
        <w:t>(Spada et al., 2025)</w:t>
      </w:r>
      <w:r w:rsidR="007B5536">
        <w:rPr>
          <w:rFonts w:ascii="Times New Roman" w:eastAsiaTheme="minorEastAsia" w:hAnsi="Times New Roman"/>
          <w:lang w:val="en-US"/>
        </w:rPr>
        <w:fldChar w:fldCharType="end"/>
      </w:r>
      <w:r w:rsidR="006066D4">
        <w:rPr>
          <w:rFonts w:ascii="Times New Roman" w:eastAsiaTheme="minorEastAsia" w:hAnsi="Times New Roman"/>
          <w:lang w:val="en-US"/>
        </w:rPr>
        <w:t>. W</w:t>
      </w:r>
      <w:r w:rsidR="006066D4" w:rsidRPr="21443A15">
        <w:rPr>
          <w:rFonts w:ascii="Times New Roman" w:eastAsiaTheme="minorEastAsia" w:hAnsi="Times New Roman"/>
          <w:lang w:val="en-US"/>
        </w:rPr>
        <w:t>e</w:t>
      </w:r>
      <w:r w:rsidR="005A603E">
        <w:rPr>
          <w:rFonts w:ascii="Times New Roman" w:eastAsiaTheme="minorEastAsia" w:hAnsi="Times New Roman"/>
          <w:lang w:val="en-US"/>
        </w:rPr>
        <w:t xml:space="preserve"> thus</w:t>
      </w:r>
      <w:r w:rsidR="006066D4" w:rsidRPr="21443A15">
        <w:rPr>
          <w:rFonts w:ascii="Times New Roman" w:eastAsiaTheme="minorEastAsia" w:hAnsi="Times New Roman"/>
          <w:lang w:val="en-US"/>
        </w:rPr>
        <w:t xml:space="preserve"> </w:t>
      </w:r>
      <w:r w:rsidR="007451D4" w:rsidRPr="21443A15">
        <w:rPr>
          <w:rFonts w:ascii="Times New Roman" w:eastAsiaTheme="minorEastAsia" w:hAnsi="Times New Roman"/>
          <w:lang w:val="en-US"/>
        </w:rPr>
        <w:t>introduce</w:t>
      </w:r>
      <w:r w:rsidR="00FD0545" w:rsidRPr="21443A15">
        <w:rPr>
          <w:rFonts w:ascii="Times New Roman" w:eastAsiaTheme="minorEastAsia" w:hAnsi="Times New Roman"/>
          <w:lang w:val="en-US"/>
        </w:rPr>
        <w:t xml:space="preserve"> </w:t>
      </w:r>
      <w:r w:rsidR="00160835" w:rsidRPr="21443A15">
        <w:rPr>
          <w:rFonts w:ascii="Times New Roman" w:eastAsiaTheme="minorEastAsia" w:hAnsi="Times New Roman"/>
          <w:lang w:val="en-US"/>
        </w:rPr>
        <w:t xml:space="preserve">a framework </w:t>
      </w:r>
      <w:r w:rsidR="00712F5C" w:rsidRPr="21443A15">
        <w:rPr>
          <w:rFonts w:ascii="Times New Roman" w:eastAsiaTheme="minorEastAsia" w:hAnsi="Times New Roman"/>
          <w:lang w:val="en-US"/>
        </w:rPr>
        <w:t xml:space="preserve">for input price risk management under </w:t>
      </w:r>
      <w:r w:rsidR="66D8EA95" w:rsidRPr="21443A15">
        <w:rPr>
          <w:rFonts w:ascii="Times New Roman" w:eastAsiaTheme="minorEastAsia" w:hAnsi="Times New Roman"/>
          <w:lang w:val="en-US"/>
        </w:rPr>
        <w:t>risk</w:t>
      </w:r>
      <w:r w:rsidR="00030AAC">
        <w:rPr>
          <w:rFonts w:ascii="Times New Roman" w:eastAsiaTheme="minorEastAsia" w:hAnsi="Times New Roman"/>
          <w:lang w:val="en-US"/>
        </w:rPr>
        <w:t xml:space="preserve"> using different framings and preference scenarios</w:t>
      </w:r>
      <w:r w:rsidR="00660566">
        <w:rPr>
          <w:rFonts w:ascii="Times New Roman" w:eastAsiaTheme="minorEastAsia" w:hAnsi="Times New Roman"/>
          <w:lang w:val="en-US"/>
        </w:rPr>
        <w:t>,</w:t>
      </w:r>
      <w:r w:rsidR="00030AAC">
        <w:rPr>
          <w:rFonts w:ascii="Times New Roman" w:eastAsiaTheme="minorEastAsia" w:hAnsi="Times New Roman"/>
          <w:lang w:val="en-US"/>
        </w:rPr>
        <w:t xml:space="preserve"> thereby pav</w:t>
      </w:r>
      <w:r w:rsidR="00660566">
        <w:rPr>
          <w:rFonts w:ascii="Times New Roman" w:eastAsiaTheme="minorEastAsia" w:hAnsi="Times New Roman"/>
          <w:lang w:val="en-US"/>
        </w:rPr>
        <w:t>ing</w:t>
      </w:r>
      <w:r w:rsidR="00030AAC">
        <w:rPr>
          <w:rFonts w:ascii="Times New Roman" w:eastAsiaTheme="minorEastAsia" w:hAnsi="Times New Roman"/>
          <w:lang w:val="en-US"/>
        </w:rPr>
        <w:t xml:space="preserve"> the way for </w:t>
      </w:r>
      <w:r w:rsidR="00527C9A">
        <w:rPr>
          <w:rFonts w:ascii="Times New Roman" w:eastAsiaTheme="minorEastAsia" w:hAnsi="Times New Roman"/>
          <w:lang w:val="en-US"/>
        </w:rPr>
        <w:t xml:space="preserve">experimental research to test for correlations between elicited preferences (e.g. using XXX) and financial price risk management tool adoption. </w:t>
      </w:r>
      <w:r w:rsidR="00DF5675">
        <w:rPr>
          <w:rFonts w:ascii="Times New Roman" w:eastAsiaTheme="minorEastAsia" w:hAnsi="Times New Roman"/>
          <w:lang w:val="en-US"/>
        </w:rPr>
        <w:t>S</w:t>
      </w:r>
      <w:r w:rsidR="008462A2" w:rsidRPr="21443A15">
        <w:rPr>
          <w:rFonts w:ascii="Times New Roman" w:eastAsiaTheme="minorEastAsia" w:hAnsi="Times New Roman"/>
          <w:lang w:val="en-US"/>
        </w:rPr>
        <w:t>econ</w:t>
      </w:r>
      <w:r w:rsidR="00987889" w:rsidRPr="21443A15">
        <w:rPr>
          <w:rFonts w:ascii="Times New Roman" w:eastAsiaTheme="minorEastAsia" w:hAnsi="Times New Roman"/>
          <w:lang w:val="en-US"/>
        </w:rPr>
        <w:t>d</w:t>
      </w:r>
      <w:r w:rsidR="00DC6D80" w:rsidRPr="21443A15">
        <w:rPr>
          <w:rFonts w:ascii="Times New Roman" w:eastAsiaTheme="minorEastAsia" w:hAnsi="Times New Roman"/>
          <w:lang w:val="en-US"/>
        </w:rPr>
        <w:t xml:space="preserve">, </w:t>
      </w:r>
      <w:r w:rsidR="00DF5675">
        <w:rPr>
          <w:rFonts w:ascii="Times New Roman" w:eastAsiaTheme="minorEastAsia" w:hAnsi="Times New Roman"/>
          <w:lang w:val="en-US"/>
        </w:rPr>
        <w:t>we contribute to the emerging literature on behavioral contracts for farmers’ risk management that better consider farmers actual decision making and preferences in contract design</w:t>
      </w:r>
      <w:r w:rsidR="007D78E0">
        <w:rPr>
          <w:rFonts w:ascii="Times New Roman" w:eastAsiaTheme="minorEastAsia" w:hAnsi="Times New Roman"/>
          <w:lang w:val="en-US"/>
        </w:rPr>
        <w:t xml:space="preserve"> </w:t>
      </w:r>
      <w:r w:rsidR="007D78E0">
        <w:rPr>
          <w:rFonts w:ascii="Times New Roman" w:eastAsiaTheme="minorEastAsia" w:hAnsi="Times New Roman"/>
          <w:lang w:val="en-US"/>
        </w:rPr>
        <w:fldChar w:fldCharType="begin"/>
      </w:r>
      <w:r w:rsidR="00F742C4">
        <w:rPr>
          <w:rFonts w:ascii="Times New Roman" w:eastAsiaTheme="minorEastAsia" w:hAnsi="Times New Roman"/>
          <w:lang w:val="en-US"/>
        </w:rPr>
        <w:instrText xml:space="preserve"> ADDIN ZOTERO_ITEM CSL_CITATION {"citationID":"yEKTS7YD","properties":{"formattedCitation":"(Dalhaus et al., 2020)","plainCitation":"(Dalhaus et al., 2020)","dontUpdate":true,"noteIndex":0},"citationItems":[{"id":126941,"uris":["http://zotero.org/users/14812719/items/EZ9IZJWH"],"itemData":{"id":126941,"type":"article-journal","container-title":"PLOS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007D78E0">
        <w:rPr>
          <w:rFonts w:ascii="Times New Roman" w:eastAsiaTheme="minorEastAsia" w:hAnsi="Times New Roman"/>
          <w:lang w:val="en-US"/>
        </w:rPr>
        <w:fldChar w:fldCharType="separate"/>
      </w:r>
      <w:r w:rsidR="007D78E0" w:rsidRPr="007D78E0">
        <w:rPr>
          <w:rFonts w:ascii="Times New Roman" w:eastAsiaTheme="minorEastAsia" w:hAnsi="Times New Roman"/>
          <w:lang w:val="en-GB"/>
        </w:rPr>
        <w:t>(</w:t>
      </w:r>
      <w:r w:rsidR="007D78E0">
        <w:rPr>
          <w:rFonts w:ascii="Times New Roman" w:eastAsiaTheme="minorEastAsia" w:hAnsi="Times New Roman"/>
          <w:lang w:val="en-GB"/>
        </w:rPr>
        <w:t xml:space="preserve">e.g., </w:t>
      </w:r>
      <w:r w:rsidR="007D78E0" w:rsidRPr="007D78E0">
        <w:rPr>
          <w:rFonts w:ascii="Times New Roman" w:eastAsiaTheme="minorEastAsia" w:hAnsi="Times New Roman"/>
          <w:lang w:val="en-GB"/>
        </w:rPr>
        <w:t>Dalhaus et al., 2020)</w:t>
      </w:r>
      <w:r w:rsidR="007D78E0">
        <w:rPr>
          <w:rFonts w:ascii="Times New Roman" w:eastAsiaTheme="minorEastAsia" w:hAnsi="Times New Roman"/>
          <w:lang w:val="en-US"/>
        </w:rPr>
        <w:fldChar w:fldCharType="end"/>
      </w:r>
      <w:r w:rsidR="00AB2BB3">
        <w:rPr>
          <w:rFonts w:ascii="Times New Roman" w:eastAsiaTheme="minorEastAsia" w:hAnsi="Times New Roman"/>
          <w:lang w:val="en-US"/>
        </w:rPr>
        <w:t>.</w:t>
      </w:r>
      <w:r w:rsidR="00082985" w:rsidRPr="21443A15">
        <w:rPr>
          <w:rFonts w:ascii="Times New Roman" w:eastAsiaTheme="minorEastAsia" w:hAnsi="Times New Roman"/>
          <w:lang w:val="en-US"/>
        </w:rPr>
        <w:t xml:space="preserve"> </w:t>
      </w:r>
    </w:p>
    <w:p w14:paraId="677B97F2" w14:textId="46EB39FB" w:rsidR="00E20B8B" w:rsidRPr="00FC14D1" w:rsidRDefault="00321CE2" w:rsidP="00352C50">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After providing a theoretical background, w</w:t>
      </w:r>
      <w:r w:rsidR="00ED63CF">
        <w:rPr>
          <w:rFonts w:ascii="Times New Roman" w:eastAsiaTheme="minorHAnsi" w:hAnsi="Times New Roman"/>
          <w:szCs w:val="22"/>
          <w:lang w:val="en-US"/>
        </w:rPr>
        <w:t xml:space="preserve">e conceptualize how farmers might assess </w:t>
      </w:r>
      <w:r w:rsidR="00046C49">
        <w:rPr>
          <w:rFonts w:ascii="Times New Roman" w:eastAsiaTheme="minorHAnsi" w:hAnsi="Times New Roman"/>
          <w:szCs w:val="22"/>
          <w:lang w:val="en-US"/>
        </w:rPr>
        <w:t xml:space="preserve">this </w:t>
      </w:r>
      <w:r>
        <w:rPr>
          <w:rFonts w:ascii="Times New Roman" w:eastAsiaTheme="minorHAnsi" w:hAnsi="Times New Roman"/>
          <w:szCs w:val="22"/>
          <w:lang w:val="en-US"/>
        </w:rPr>
        <w:t xml:space="preserve">decision </w:t>
      </w:r>
      <w:r w:rsidR="00046C49">
        <w:rPr>
          <w:rFonts w:ascii="Times New Roman" w:eastAsiaTheme="minorHAnsi" w:hAnsi="Times New Roman"/>
          <w:szCs w:val="22"/>
          <w:lang w:val="en-US"/>
        </w:rPr>
        <w:t xml:space="preserve">under different behavioral models and framings. </w:t>
      </w:r>
      <w:r w:rsidR="00727911">
        <w:rPr>
          <w:rFonts w:ascii="Times New Roman" w:eastAsiaTheme="minorHAnsi" w:hAnsi="Times New Roman"/>
          <w:szCs w:val="22"/>
          <w:lang w:val="en-US"/>
        </w:rPr>
        <w:t xml:space="preserve">We then build </w:t>
      </w:r>
      <w:r w:rsidR="00727911" w:rsidRPr="00FC14D1">
        <w:rPr>
          <w:rFonts w:ascii="Times New Roman" w:eastAsiaTheme="minorHAnsi" w:hAnsi="Times New Roman"/>
          <w:szCs w:val="22"/>
          <w:lang w:val="en-US"/>
        </w:rPr>
        <w:t xml:space="preserve">a </w:t>
      </w:r>
      <w:r w:rsidR="00727911">
        <w:rPr>
          <w:rFonts w:ascii="Times New Roman" w:eastAsiaTheme="minorHAnsi" w:hAnsi="Times New Roman"/>
          <w:szCs w:val="22"/>
          <w:lang w:val="en-US"/>
        </w:rPr>
        <w:t xml:space="preserve">simplified profit function </w:t>
      </w:r>
      <w:r w:rsidR="00727911" w:rsidRPr="00FC14D1">
        <w:rPr>
          <w:rFonts w:ascii="Times New Roman" w:eastAsiaTheme="minorHAnsi" w:hAnsi="Times New Roman"/>
          <w:szCs w:val="22"/>
          <w:lang w:val="en-US"/>
        </w:rPr>
        <w:t>of</w:t>
      </w:r>
      <w:r w:rsidR="00727911">
        <w:rPr>
          <w:rFonts w:ascii="Times New Roman" w:eastAsiaTheme="minorHAnsi" w:hAnsi="Times New Roman"/>
          <w:szCs w:val="22"/>
          <w:lang w:val="en-US"/>
        </w:rPr>
        <w:t xml:space="preserve"> wheat production under risk. </w:t>
      </w:r>
      <w:r w:rsidR="001101C1">
        <w:rPr>
          <w:rFonts w:ascii="Times New Roman" w:eastAsiaTheme="minorHAnsi" w:hAnsi="Times New Roman"/>
          <w:szCs w:val="22"/>
          <w:lang w:val="en-US"/>
        </w:rPr>
        <w:t>Subsequently, we</w:t>
      </w:r>
      <w:r w:rsidR="003431F9">
        <w:rPr>
          <w:rFonts w:ascii="Times New Roman" w:eastAsiaTheme="minorHAnsi" w:hAnsi="Times New Roman"/>
          <w:szCs w:val="22"/>
          <w:lang w:val="en-US"/>
        </w:rPr>
        <w:t xml:space="preserve"> </w:t>
      </w:r>
      <w:r w:rsidR="006E7AF6">
        <w:rPr>
          <w:rFonts w:ascii="Times New Roman" w:eastAsiaTheme="minorHAnsi" w:hAnsi="Times New Roman"/>
          <w:szCs w:val="22"/>
          <w:lang w:val="en-US"/>
        </w:rPr>
        <w:t xml:space="preserve">define </w:t>
      </w:r>
      <w:r w:rsidR="003D3815" w:rsidRPr="00FC14D1">
        <w:rPr>
          <w:rFonts w:ascii="Times New Roman" w:eastAsiaTheme="minorHAnsi" w:hAnsi="Times New Roman"/>
          <w:szCs w:val="22"/>
          <w:lang w:val="en-US"/>
        </w:rPr>
        <w:t xml:space="preserve">contract </w:t>
      </w:r>
      <w:r w:rsidR="005850A3" w:rsidRPr="00FC14D1">
        <w:rPr>
          <w:rFonts w:ascii="Times New Roman" w:eastAsiaTheme="minorHAnsi" w:hAnsi="Times New Roman"/>
          <w:szCs w:val="22"/>
          <w:lang w:val="en-US"/>
        </w:rPr>
        <w:t>specifications</w:t>
      </w:r>
      <w:r w:rsidR="003D3815" w:rsidRPr="00FC14D1">
        <w:rPr>
          <w:rFonts w:ascii="Times New Roman" w:eastAsiaTheme="minorHAnsi" w:hAnsi="Times New Roman"/>
          <w:szCs w:val="22"/>
          <w:lang w:val="en-US"/>
        </w:rPr>
        <w:t xml:space="preserve"> </w:t>
      </w:r>
      <w:r w:rsidR="003431F9">
        <w:rPr>
          <w:rFonts w:ascii="Times New Roman" w:eastAsiaTheme="minorHAnsi" w:hAnsi="Times New Roman"/>
          <w:szCs w:val="22"/>
          <w:lang w:val="en-US"/>
        </w:rPr>
        <w:t>of price risk management tools</w:t>
      </w:r>
      <w:r w:rsidR="00631BC8">
        <w:rPr>
          <w:rFonts w:ascii="Times New Roman" w:eastAsiaTheme="minorHAnsi" w:hAnsi="Times New Roman"/>
          <w:szCs w:val="22"/>
          <w:lang w:val="en-US"/>
        </w:rPr>
        <w:t>,</w:t>
      </w:r>
      <w:r w:rsidR="003431F9">
        <w:rPr>
          <w:rFonts w:ascii="Times New Roman" w:eastAsiaTheme="minorHAnsi" w:hAnsi="Times New Roman"/>
          <w:szCs w:val="22"/>
          <w:lang w:val="en-US"/>
        </w:rPr>
        <w:t xml:space="preserve"> </w:t>
      </w:r>
      <w:r w:rsidR="006E7AF6">
        <w:rPr>
          <w:rFonts w:ascii="Times New Roman" w:eastAsiaTheme="minorHAnsi" w:hAnsi="Times New Roman"/>
          <w:szCs w:val="22"/>
          <w:lang w:val="en-US"/>
        </w:rPr>
        <w:t xml:space="preserve">that might affect farmers’ </w:t>
      </w:r>
      <w:r w:rsidR="00DA01F8">
        <w:rPr>
          <w:rFonts w:ascii="Times New Roman" w:eastAsiaTheme="minorHAnsi" w:hAnsi="Times New Roman"/>
          <w:szCs w:val="22"/>
          <w:lang w:val="en-US"/>
        </w:rPr>
        <w:t>evaluation</w:t>
      </w:r>
      <w:r w:rsidR="00E853D1">
        <w:rPr>
          <w:rFonts w:ascii="Times New Roman" w:eastAsiaTheme="minorHAnsi" w:hAnsi="Times New Roman"/>
          <w:szCs w:val="22"/>
          <w:lang w:val="en-US"/>
        </w:rPr>
        <w:t xml:space="preserve"> </w:t>
      </w:r>
      <w:r w:rsidR="006E7AF6">
        <w:rPr>
          <w:rFonts w:ascii="Times New Roman" w:eastAsiaTheme="minorHAnsi" w:hAnsi="Times New Roman"/>
          <w:szCs w:val="22"/>
          <w:lang w:val="en-US"/>
        </w:rPr>
        <w:t>of the</w:t>
      </w:r>
      <w:r w:rsidR="00E853D1">
        <w:rPr>
          <w:rFonts w:ascii="Times New Roman" w:eastAsiaTheme="minorHAnsi" w:hAnsi="Times New Roman"/>
          <w:szCs w:val="22"/>
          <w:lang w:val="en-US"/>
        </w:rPr>
        <w:t>se</w:t>
      </w:r>
      <w:r w:rsidR="006E7AF6">
        <w:rPr>
          <w:rFonts w:ascii="Times New Roman" w:eastAsiaTheme="minorHAnsi" w:hAnsi="Times New Roman"/>
          <w:szCs w:val="22"/>
          <w:lang w:val="en-US"/>
        </w:rPr>
        <w:t xml:space="preserve"> tools </w:t>
      </w:r>
      <w:r w:rsidR="00E853D1">
        <w:rPr>
          <w:rFonts w:ascii="Times New Roman" w:eastAsiaTheme="minorHAnsi" w:hAnsi="Times New Roman"/>
          <w:szCs w:val="22"/>
          <w:lang w:val="en-US"/>
        </w:rPr>
        <w:t>in terms of their</w:t>
      </w:r>
      <w:r w:rsidR="006E7AF6">
        <w:rPr>
          <w:rFonts w:ascii="Times New Roman" w:eastAsiaTheme="minorHAnsi" w:hAnsi="Times New Roman"/>
          <w:szCs w:val="22"/>
          <w:lang w:val="en-US"/>
        </w:rPr>
        <w:t xml:space="preserve"> utility under different behavioral models and framings.</w:t>
      </w:r>
      <w:r w:rsidR="00904987">
        <w:rPr>
          <w:rFonts w:ascii="Times New Roman" w:eastAsiaTheme="minorHAnsi" w:hAnsi="Times New Roman"/>
          <w:szCs w:val="22"/>
          <w:lang w:val="en-US"/>
        </w:rPr>
        <w:t xml:space="preserve"> </w:t>
      </w:r>
      <w:r w:rsidR="00B03216">
        <w:rPr>
          <w:rFonts w:ascii="Times New Roman" w:eastAsiaTheme="minorHAnsi" w:hAnsi="Times New Roman"/>
          <w:szCs w:val="22"/>
          <w:lang w:val="en-US"/>
        </w:rPr>
        <w:t>We t</w:t>
      </w:r>
      <w:r w:rsidR="00065888" w:rsidRPr="00FC14D1">
        <w:rPr>
          <w:rFonts w:ascii="Times New Roman" w:eastAsiaTheme="minorHAnsi" w:hAnsi="Times New Roman"/>
          <w:szCs w:val="22"/>
          <w:lang w:val="en-US"/>
        </w:rPr>
        <w:t xml:space="preserve">hen </w:t>
      </w:r>
      <w:r w:rsidR="00857529" w:rsidRPr="00FC14D1">
        <w:rPr>
          <w:rFonts w:ascii="Times New Roman" w:eastAsiaTheme="minorHAnsi" w:hAnsi="Times New Roman"/>
          <w:szCs w:val="22"/>
          <w:lang w:val="en-US"/>
        </w:rPr>
        <w:t xml:space="preserve">employ a bio-economic model by </w:t>
      </w:r>
      <w:r w:rsidR="00811775" w:rsidRPr="00FC14D1">
        <w:rPr>
          <w:rFonts w:ascii="Times New Roman" w:eastAsiaTheme="minorHAnsi" w:hAnsi="Times New Roman"/>
          <w:szCs w:val="22"/>
          <w:lang w:val="en-US"/>
        </w:rPr>
        <w:t>integrat</w:t>
      </w:r>
      <w:r w:rsidR="00857529" w:rsidRPr="00FC14D1">
        <w:rPr>
          <w:rFonts w:ascii="Times New Roman" w:eastAsiaTheme="minorHAnsi" w:hAnsi="Times New Roman"/>
          <w:szCs w:val="22"/>
          <w:lang w:val="en-US"/>
        </w:rPr>
        <w:t>ing</w:t>
      </w:r>
      <w:r w:rsidR="00811775" w:rsidRPr="00FC14D1">
        <w:rPr>
          <w:rFonts w:ascii="Times New Roman" w:eastAsiaTheme="minorHAnsi" w:hAnsi="Times New Roman"/>
          <w:szCs w:val="22"/>
          <w:lang w:val="en-US"/>
        </w:rPr>
        <w:t xml:space="preserve"> a</w:t>
      </w:r>
      <w:r w:rsidR="004777FA" w:rsidRPr="00FC14D1">
        <w:rPr>
          <w:rFonts w:ascii="Times New Roman" w:eastAsiaTheme="minorHAnsi" w:hAnsi="Times New Roman"/>
          <w:szCs w:val="22"/>
          <w:lang w:val="en-US"/>
        </w:rPr>
        <w:t xml:space="preserve"> </w:t>
      </w:r>
      <w:r w:rsidR="00811775" w:rsidRPr="00FC14D1">
        <w:rPr>
          <w:rFonts w:ascii="Times New Roman" w:eastAsiaTheme="minorHAnsi" w:hAnsi="Times New Roman"/>
          <w:szCs w:val="22"/>
          <w:lang w:val="en-US"/>
        </w:rPr>
        <w:t xml:space="preserve">crop simulation </w:t>
      </w:r>
      <w:r w:rsidR="00990583" w:rsidRPr="00FC14D1">
        <w:rPr>
          <w:rFonts w:ascii="Times New Roman" w:eastAsiaTheme="minorHAnsi" w:hAnsi="Times New Roman"/>
          <w:szCs w:val="22"/>
          <w:lang w:val="en-US"/>
        </w:rPr>
        <w:t>with decision model</w:t>
      </w:r>
      <w:r w:rsidR="00F266B4">
        <w:rPr>
          <w:rFonts w:ascii="Times New Roman" w:eastAsiaTheme="minorHAnsi" w:hAnsi="Times New Roman"/>
          <w:szCs w:val="22"/>
          <w:lang w:val="en-US"/>
        </w:rPr>
        <w:t>s</w:t>
      </w:r>
      <w:r w:rsidR="00990583" w:rsidRPr="00FC14D1">
        <w:rPr>
          <w:rFonts w:ascii="Times New Roman" w:eastAsiaTheme="minorHAnsi" w:hAnsi="Times New Roman"/>
          <w:szCs w:val="22"/>
          <w:lang w:val="en-US"/>
        </w:rPr>
        <w:t xml:space="preserve"> under </w:t>
      </w:r>
      <w:r w:rsidR="0090378C">
        <w:rPr>
          <w:rFonts w:ascii="Times New Roman" w:eastAsiaTheme="minorHAnsi" w:hAnsi="Times New Roman"/>
          <w:szCs w:val="22"/>
          <w:lang w:val="en-US"/>
        </w:rPr>
        <w:t xml:space="preserve">risk </w:t>
      </w:r>
      <w:r w:rsidR="00F266B4">
        <w:rPr>
          <w:rFonts w:ascii="Times New Roman" w:eastAsiaTheme="minorHAnsi" w:hAnsi="Times New Roman"/>
          <w:szCs w:val="22"/>
          <w:lang w:val="en-US"/>
        </w:rPr>
        <w:t xml:space="preserve">and </w:t>
      </w:r>
      <w:r w:rsidR="00CA4A3A">
        <w:rPr>
          <w:rFonts w:ascii="Times New Roman" w:eastAsiaTheme="minorHAnsi" w:hAnsi="Times New Roman"/>
          <w:szCs w:val="22"/>
          <w:lang w:val="en-US"/>
        </w:rPr>
        <w:t>ambiguity</w:t>
      </w:r>
      <w:r w:rsidR="00F266B4">
        <w:rPr>
          <w:rFonts w:ascii="Times New Roman" w:eastAsiaTheme="minorHAnsi" w:hAnsi="Times New Roman"/>
          <w:szCs w:val="22"/>
          <w:lang w:val="en-US"/>
        </w:rPr>
        <w:t xml:space="preserve"> </w:t>
      </w:r>
      <w:r w:rsidR="004777FA" w:rsidRPr="00FC14D1">
        <w:rPr>
          <w:rFonts w:ascii="Times New Roman" w:eastAsiaTheme="minorHAnsi" w:hAnsi="Times New Roman"/>
          <w:szCs w:val="22"/>
          <w:lang w:val="en-US"/>
        </w:rPr>
        <w:t xml:space="preserve">to test </w:t>
      </w:r>
      <w:r w:rsidR="00C43215">
        <w:rPr>
          <w:rFonts w:ascii="Times New Roman" w:eastAsiaTheme="minorHAnsi" w:hAnsi="Times New Roman"/>
          <w:szCs w:val="22"/>
          <w:lang w:val="en-US"/>
        </w:rPr>
        <w:t>how</w:t>
      </w:r>
      <w:r w:rsidR="004777FA" w:rsidRPr="00FC14D1">
        <w:rPr>
          <w:rFonts w:ascii="Times New Roman" w:eastAsiaTheme="minorHAnsi" w:hAnsi="Times New Roman"/>
          <w:szCs w:val="22"/>
          <w:lang w:val="en-US"/>
        </w:rPr>
        <w:t xml:space="preserve"> adjusted contracts </w:t>
      </w:r>
      <w:r w:rsidR="00C43215">
        <w:rPr>
          <w:rFonts w:ascii="Times New Roman" w:eastAsiaTheme="minorHAnsi" w:hAnsi="Times New Roman"/>
          <w:szCs w:val="22"/>
          <w:lang w:val="en-US"/>
        </w:rPr>
        <w:t xml:space="preserve">affect utility values </w:t>
      </w:r>
      <w:r w:rsidR="00726DB4">
        <w:rPr>
          <w:rFonts w:ascii="Times New Roman" w:eastAsiaTheme="minorHAnsi" w:hAnsi="Times New Roman"/>
          <w:szCs w:val="22"/>
          <w:lang w:val="en-US"/>
        </w:rPr>
        <w:fldChar w:fldCharType="begin"/>
      </w:r>
      <w:r w:rsidR="00DE69D4">
        <w:rPr>
          <w:rFonts w:ascii="Times New Roman" w:eastAsiaTheme="minorHAnsi" w:hAnsi="Times New Roman"/>
          <w:szCs w:val="22"/>
          <w:lang w:val="en-US"/>
        </w:rPr>
        <w:instrText xml:space="preserve"> ADDIN ZOTERO_ITEM CSL_CITATION {"citationID":"URLPrqjb","properties":{"formattedCitation":"(Finger, 2012)","plainCitation":"(Finger, 2012)","noteIndex":0},"citationItems":[{"id":126923,"uris":["http://zotero.org/users/14812719/items/CX6HX4FN"],"itemData":{"id":126923,"type":"article-journal","abstract":"Production and price risks affect optimal nitrogen use as well as the effects of nitrogen taxation if farmers’ risk aversion is taken into account. We apply a bio-economic model to investigate the inﬂuence of risk aversion on nitrogen use in Swiss maize production. Income risks for farmers are expected to increase in the future, for instance, due to higher price variability caused by market liberalization or by higher yield variability caused by climate change. We investigate the inﬂuence of changes in these sources of risks on optimal levels of nitrogen use and its inﬂuence on the effects of nitrogen taxation. Our empirical analysis for Swiss maize production shows that risk-aversion leads to lower levels of nitrogen application than for risk-neutral farmers. Furthermore, nitrogen taxes lead to higher reductions of nitrogen use if farmers are risk-averse and these farmers face lower abatement costs. Thus, analyses on the effect of nitrogen taxes that are solely based on proﬁt maximizing behavior may underestimate nitrogen reductions and overestimate abatement costs. Taking expected shocks in price and yield variability into account, we ﬁnd that these differences between risk neutral and risk-averse decision makers will increase further. External inﬂuences on production and price risks can thus inﬂuence the effects of agricultural policies on farmers’ decision making. Thus, considering farmers’ risk-preferences as well as potential increases in farmers’ income risks can improve agricultural policy making.","container-title":"Agricultural Systems","DOI":"10.1016/j.agsy.2011.12.001","ISSN":"0308521X","journalAbbreviation":"Agricultural Systems","language":"en","license":"https://www.elsevier.com/tdm/userlicense/1.0/","page":"13-20","source":"DOI.org (Crossref)","title":"Nitrogen use and the effects of nitrogen taxation under consideration of production and price risks","volume":"107","author":[{"family":"Finger","given":"Robert"}],"issued":{"date-parts":[["2012",3]]}}}],"schema":"https://github.com/citation-style-language/schema/raw/master/csl-citation.json"} </w:instrText>
      </w:r>
      <w:r w:rsidR="00726DB4">
        <w:rPr>
          <w:rFonts w:ascii="Times New Roman" w:eastAsiaTheme="minorHAnsi" w:hAnsi="Times New Roman"/>
          <w:szCs w:val="22"/>
          <w:lang w:val="en-US"/>
        </w:rPr>
        <w:fldChar w:fldCharType="separate"/>
      </w:r>
      <w:r w:rsidR="00726DB4" w:rsidRPr="00726DB4">
        <w:rPr>
          <w:rFonts w:ascii="Times New Roman" w:eastAsiaTheme="minorHAnsi" w:hAnsi="Times New Roman"/>
          <w:lang w:val="en-US"/>
        </w:rPr>
        <w:t>(Finger, 2012)</w:t>
      </w:r>
      <w:r w:rsidR="00726DB4">
        <w:rPr>
          <w:rFonts w:ascii="Times New Roman" w:eastAsiaTheme="minorHAnsi" w:hAnsi="Times New Roman"/>
          <w:szCs w:val="22"/>
          <w:lang w:val="en-US"/>
        </w:rPr>
        <w:fldChar w:fldCharType="end"/>
      </w:r>
      <w:r w:rsidR="004777FA" w:rsidRPr="00FC14D1">
        <w:rPr>
          <w:rFonts w:ascii="Times New Roman" w:eastAsiaTheme="minorHAnsi" w:hAnsi="Times New Roman"/>
          <w:szCs w:val="22"/>
          <w:lang w:val="en-US"/>
        </w:rPr>
        <w:t xml:space="preserve">. </w:t>
      </w:r>
      <w:r w:rsidR="00D05AF5">
        <w:rPr>
          <w:rFonts w:ascii="Times New Roman" w:eastAsiaTheme="minorHAnsi" w:hAnsi="Times New Roman"/>
          <w:szCs w:val="22"/>
          <w:lang w:val="en-US"/>
        </w:rPr>
        <w:t xml:space="preserve">First, we </w:t>
      </w:r>
      <w:r w:rsidR="00C124A7">
        <w:rPr>
          <w:rFonts w:ascii="Times New Roman" w:eastAsiaTheme="minorHAnsi" w:hAnsi="Times New Roman"/>
          <w:szCs w:val="22"/>
          <w:lang w:val="en-US"/>
        </w:rPr>
        <w:t>parametrize the bio-economic model using</w:t>
      </w:r>
      <w:r w:rsidR="004777FA" w:rsidRPr="00FC14D1">
        <w:rPr>
          <w:rFonts w:ascii="Times New Roman" w:eastAsiaTheme="minorHAnsi" w:hAnsi="Times New Roman"/>
          <w:szCs w:val="22"/>
          <w:lang w:val="en-US"/>
        </w:rPr>
        <w:t xml:space="preserve"> </w:t>
      </w:r>
      <w:r w:rsidR="00AF0C88">
        <w:rPr>
          <w:rFonts w:ascii="Times New Roman" w:eastAsiaTheme="minorHAnsi" w:hAnsi="Times New Roman"/>
          <w:szCs w:val="22"/>
          <w:lang w:val="en-US"/>
        </w:rPr>
        <w:t>simulated nitrogen and yield relationship from</w:t>
      </w:r>
      <w:r w:rsidR="00347CAE">
        <w:rPr>
          <w:rFonts w:ascii="Times New Roman" w:eastAsiaTheme="minorHAnsi" w:hAnsi="Times New Roman"/>
          <w:szCs w:val="22"/>
          <w:lang w:val="en-US"/>
        </w:rPr>
        <w:t xml:space="preserve"> a</w:t>
      </w:r>
      <w:r w:rsidR="00AF0C88">
        <w:rPr>
          <w:rFonts w:ascii="Times New Roman" w:eastAsiaTheme="minorHAnsi" w:hAnsi="Times New Roman"/>
          <w:szCs w:val="22"/>
          <w:lang w:val="en-US"/>
        </w:rPr>
        <w:t xml:space="preserve"> </w:t>
      </w:r>
      <w:r w:rsidR="004777FA" w:rsidRPr="00FC14D1">
        <w:rPr>
          <w:rFonts w:ascii="Times New Roman" w:eastAsiaTheme="minorHAnsi" w:hAnsi="Times New Roman"/>
          <w:szCs w:val="22"/>
          <w:lang w:val="en-US"/>
        </w:rPr>
        <w:t>crop model</w:t>
      </w:r>
      <w:r w:rsidR="00C124A7">
        <w:rPr>
          <w:rFonts w:ascii="Times New Roman" w:eastAsiaTheme="minorHAnsi" w:hAnsi="Times New Roman"/>
          <w:szCs w:val="22"/>
          <w:lang w:val="en-US"/>
        </w:rPr>
        <w:t xml:space="preserve"> </w:t>
      </w:r>
      <w:r w:rsidR="00BC0AB6">
        <w:rPr>
          <w:rFonts w:ascii="Times New Roman" w:eastAsiaTheme="minorHAnsi" w:hAnsi="Times New Roman"/>
          <w:szCs w:val="22"/>
          <w:lang w:val="en-US"/>
        </w:rPr>
        <w:t xml:space="preserve">and an </w:t>
      </w:r>
      <w:r w:rsidR="00AF0C88">
        <w:rPr>
          <w:rFonts w:ascii="Times New Roman" w:eastAsiaTheme="minorHAnsi" w:hAnsi="Times New Roman"/>
          <w:szCs w:val="22"/>
          <w:lang w:val="en-US"/>
        </w:rPr>
        <w:t xml:space="preserve">econometric procedure to </w:t>
      </w:r>
      <w:r w:rsidR="00BC0AB6">
        <w:rPr>
          <w:rFonts w:ascii="Times New Roman" w:eastAsiaTheme="minorHAnsi" w:hAnsi="Times New Roman"/>
          <w:szCs w:val="22"/>
          <w:lang w:val="en-US"/>
        </w:rPr>
        <w:t xml:space="preserve">estimate stochastic </w:t>
      </w:r>
      <w:r w:rsidR="00AF0C88">
        <w:rPr>
          <w:rFonts w:ascii="Times New Roman" w:eastAsiaTheme="minorHAnsi" w:hAnsi="Times New Roman"/>
          <w:szCs w:val="22"/>
          <w:lang w:val="en-US"/>
        </w:rPr>
        <w:t>relations between nitrogen and yield</w:t>
      </w:r>
      <w:r w:rsidR="00631399" w:rsidRPr="00FC14D1">
        <w:rPr>
          <w:rFonts w:ascii="Times New Roman" w:eastAsiaTheme="minorHAnsi" w:hAnsi="Times New Roman"/>
          <w:szCs w:val="22"/>
          <w:lang w:val="en-US"/>
        </w:rPr>
        <w:t xml:space="preserve">. </w:t>
      </w:r>
      <w:r w:rsidR="00D05AF5">
        <w:rPr>
          <w:rFonts w:ascii="Times New Roman" w:eastAsiaTheme="minorHAnsi" w:hAnsi="Times New Roman"/>
          <w:szCs w:val="22"/>
          <w:lang w:val="en-US"/>
        </w:rPr>
        <w:t>Second, w</w:t>
      </w:r>
      <w:r w:rsidR="00631399" w:rsidRPr="00FC14D1">
        <w:rPr>
          <w:rFonts w:ascii="Times New Roman" w:eastAsiaTheme="minorHAnsi" w:hAnsi="Times New Roman"/>
          <w:szCs w:val="22"/>
          <w:lang w:val="en-US"/>
        </w:rPr>
        <w:t>e estimate</w:t>
      </w:r>
      <w:r w:rsidR="001046EE" w:rsidRPr="00FC14D1">
        <w:rPr>
          <w:rFonts w:ascii="Times New Roman" w:eastAsiaTheme="minorHAnsi" w:hAnsi="Times New Roman"/>
          <w:szCs w:val="22"/>
          <w:lang w:val="en-US"/>
        </w:rPr>
        <w:t xml:space="preserve"> </w:t>
      </w:r>
      <w:r w:rsidR="00347CAE">
        <w:rPr>
          <w:rFonts w:ascii="Times New Roman" w:eastAsiaTheme="minorHAnsi" w:hAnsi="Times New Roman"/>
          <w:szCs w:val="22"/>
          <w:lang w:val="en-US"/>
        </w:rPr>
        <w:t xml:space="preserve">nitrogen and </w:t>
      </w:r>
      <w:r w:rsidR="001046EE" w:rsidRPr="00FC14D1">
        <w:rPr>
          <w:rFonts w:ascii="Times New Roman" w:eastAsiaTheme="minorHAnsi" w:hAnsi="Times New Roman"/>
          <w:szCs w:val="22"/>
          <w:lang w:val="en-US"/>
        </w:rPr>
        <w:t>yield</w:t>
      </w:r>
      <w:r w:rsidR="00631399" w:rsidRPr="00FC14D1">
        <w:rPr>
          <w:rFonts w:ascii="Times New Roman" w:eastAsiaTheme="minorHAnsi" w:hAnsi="Times New Roman"/>
          <w:szCs w:val="22"/>
          <w:lang w:val="en-US"/>
        </w:rPr>
        <w:t xml:space="preserve"> price </w:t>
      </w:r>
      <w:r w:rsidR="00347CAE">
        <w:rPr>
          <w:rFonts w:ascii="Times New Roman" w:eastAsiaTheme="minorHAnsi" w:hAnsi="Times New Roman"/>
          <w:szCs w:val="22"/>
          <w:lang w:val="en-US"/>
        </w:rPr>
        <w:t>dynamics</w:t>
      </w:r>
      <w:r w:rsidR="00631399" w:rsidRPr="00FC14D1">
        <w:rPr>
          <w:rFonts w:ascii="Times New Roman" w:eastAsiaTheme="minorHAnsi" w:hAnsi="Times New Roman"/>
          <w:szCs w:val="22"/>
          <w:lang w:val="en-US"/>
        </w:rPr>
        <w:t>. Lastly, we incorporate</w:t>
      </w:r>
      <w:r w:rsidR="00E50D6B" w:rsidRPr="00FC14D1">
        <w:rPr>
          <w:rFonts w:ascii="Times New Roman" w:eastAsiaTheme="minorHAnsi" w:hAnsi="Times New Roman"/>
          <w:szCs w:val="22"/>
          <w:lang w:val="en-US"/>
        </w:rPr>
        <w:t xml:space="preserve"> </w:t>
      </w:r>
      <w:r w:rsidR="001046EE" w:rsidRPr="00FC14D1">
        <w:rPr>
          <w:rFonts w:ascii="Times New Roman" w:eastAsiaTheme="minorHAnsi" w:hAnsi="Times New Roman"/>
          <w:szCs w:val="22"/>
          <w:lang w:val="en-US"/>
        </w:rPr>
        <w:t>the</w:t>
      </w:r>
      <w:r w:rsidR="006B719C" w:rsidRPr="00FC14D1">
        <w:rPr>
          <w:rFonts w:ascii="Times New Roman" w:eastAsiaTheme="minorHAnsi" w:hAnsi="Times New Roman"/>
          <w:szCs w:val="22"/>
          <w:lang w:val="en-US"/>
        </w:rPr>
        <w:t xml:space="preserve"> obtained</w:t>
      </w:r>
      <w:r w:rsidR="001046EE" w:rsidRPr="00FC14D1">
        <w:rPr>
          <w:rFonts w:ascii="Times New Roman" w:eastAsiaTheme="minorHAnsi" w:hAnsi="Times New Roman"/>
          <w:szCs w:val="22"/>
          <w:lang w:val="en-US"/>
        </w:rPr>
        <w:t xml:space="preserve"> </w:t>
      </w:r>
      <w:r w:rsidR="006B719C" w:rsidRPr="00FC14D1">
        <w:rPr>
          <w:rFonts w:ascii="Times New Roman" w:eastAsiaTheme="minorHAnsi" w:hAnsi="Times New Roman"/>
          <w:szCs w:val="22"/>
          <w:lang w:val="en-US"/>
        </w:rPr>
        <w:t>information</w:t>
      </w:r>
      <w:r w:rsidR="001046EE" w:rsidRPr="00FC14D1">
        <w:rPr>
          <w:rFonts w:ascii="Times New Roman" w:eastAsiaTheme="minorHAnsi" w:hAnsi="Times New Roman"/>
          <w:szCs w:val="22"/>
          <w:lang w:val="en-US"/>
        </w:rPr>
        <w:t xml:space="preserve"> in </w:t>
      </w:r>
      <w:r w:rsidR="00EB2409" w:rsidRPr="00FC14D1">
        <w:rPr>
          <w:rFonts w:ascii="Times New Roman" w:eastAsiaTheme="minorHAnsi" w:hAnsi="Times New Roman"/>
          <w:szCs w:val="22"/>
          <w:lang w:val="en-US"/>
        </w:rPr>
        <w:t>the</w:t>
      </w:r>
      <w:r w:rsidR="001046EE" w:rsidRPr="00FC14D1">
        <w:rPr>
          <w:rFonts w:ascii="Times New Roman" w:eastAsiaTheme="minorHAnsi" w:hAnsi="Times New Roman"/>
          <w:szCs w:val="22"/>
          <w:lang w:val="en-US"/>
        </w:rPr>
        <w:t xml:space="preserve"> economic decision model</w:t>
      </w:r>
      <w:r w:rsidR="00AD15CE">
        <w:rPr>
          <w:rFonts w:ascii="Times New Roman" w:eastAsiaTheme="minorHAnsi" w:hAnsi="Times New Roman"/>
          <w:szCs w:val="22"/>
          <w:lang w:val="en-US"/>
        </w:rPr>
        <w:t>s</w:t>
      </w:r>
      <w:r w:rsidR="00EB2409" w:rsidRPr="00FC14D1">
        <w:rPr>
          <w:rFonts w:ascii="Times New Roman" w:eastAsiaTheme="minorHAnsi" w:hAnsi="Times New Roman"/>
          <w:szCs w:val="22"/>
          <w:lang w:val="en-US"/>
        </w:rPr>
        <w:t xml:space="preserve"> </w:t>
      </w:r>
      <w:r w:rsidR="00AD15CE">
        <w:rPr>
          <w:rFonts w:ascii="Times New Roman" w:eastAsiaTheme="minorHAnsi" w:hAnsi="Times New Roman"/>
          <w:szCs w:val="22"/>
          <w:lang w:val="en-US"/>
        </w:rPr>
        <w:t xml:space="preserve">and evaluate the effect </w:t>
      </w:r>
      <w:r w:rsidR="004176B5">
        <w:rPr>
          <w:rFonts w:ascii="Times New Roman" w:eastAsiaTheme="minorHAnsi" w:hAnsi="Times New Roman"/>
          <w:szCs w:val="22"/>
          <w:lang w:val="en-US"/>
        </w:rPr>
        <w:t xml:space="preserve">on the outcome distribution </w:t>
      </w:r>
      <w:r w:rsidR="00B5696C">
        <w:rPr>
          <w:rFonts w:ascii="Times New Roman" w:eastAsiaTheme="minorHAnsi" w:hAnsi="Times New Roman"/>
          <w:szCs w:val="22"/>
          <w:lang w:val="en-US"/>
        </w:rPr>
        <w:t>for the different models and framing</w:t>
      </w:r>
      <w:r w:rsidR="00495E45" w:rsidRPr="00FC14D1">
        <w:rPr>
          <w:rFonts w:ascii="Times New Roman" w:eastAsiaTheme="minorHAnsi" w:hAnsi="Times New Roman"/>
          <w:szCs w:val="22"/>
          <w:lang w:val="en-US"/>
        </w:rPr>
        <w:t>.</w:t>
      </w:r>
      <w:r w:rsidR="00C01CC9" w:rsidRPr="00FC14D1">
        <w:rPr>
          <w:rFonts w:ascii="Times New Roman" w:eastAsiaTheme="minorHAnsi" w:hAnsi="Times New Roman"/>
          <w:szCs w:val="22"/>
          <w:lang w:val="en-US"/>
        </w:rPr>
        <w:t xml:space="preserve"> </w:t>
      </w:r>
    </w:p>
    <w:p w14:paraId="452D71EC" w14:textId="7F8536DF" w:rsidR="002A63D3" w:rsidRPr="00FC14D1" w:rsidRDefault="00C234CA" w:rsidP="00352C50">
      <w:pPr>
        <w:spacing w:line="360" w:lineRule="auto"/>
        <w:jc w:val="both"/>
        <w:rPr>
          <w:rFonts w:ascii="Times New Roman" w:hAnsi="Times New Roman"/>
          <w:szCs w:val="22"/>
          <w:lang w:val="en-US"/>
        </w:rPr>
      </w:pPr>
      <w:commentRangeStart w:id="0"/>
      <w:ins w:id="1" w:author="Tobias Dalhaus" w:date="2025-06-18T10:02:00Z">
        <w:r>
          <w:rPr>
            <w:rFonts w:ascii="Times New Roman" w:hAnsi="Times New Roman"/>
            <w:szCs w:val="22"/>
            <w:lang w:val="en-US"/>
          </w:rPr>
          <w:t>We find, XXX</w:t>
        </w:r>
        <w:commentRangeEnd w:id="0"/>
        <w:r w:rsidRPr="00FC14D1">
          <w:rPr>
            <w:rStyle w:val="CommentReference"/>
            <w:rFonts w:ascii="Times New Roman" w:hAnsi="Times New Roman"/>
            <w:sz w:val="24"/>
            <w:szCs w:val="22"/>
            <w:lang w:val="en-US"/>
          </w:rPr>
          <w:commentReference w:id="0"/>
        </w:r>
      </w:ins>
    </w:p>
    <w:p w14:paraId="6D4232F7" w14:textId="125D1A99" w:rsidR="004715D3" w:rsidRPr="003025B8" w:rsidRDefault="00C318CB" w:rsidP="003025B8">
      <w:pPr>
        <w:spacing w:line="360" w:lineRule="auto"/>
        <w:jc w:val="both"/>
        <w:rPr>
          <w:rFonts w:ascii="Times New Roman" w:hAnsi="Times New Roman"/>
          <w:szCs w:val="22"/>
          <w:lang w:val="en-US"/>
        </w:rPr>
      </w:pPr>
      <w:r w:rsidRPr="00FC14D1">
        <w:rPr>
          <w:rFonts w:ascii="Times New Roman" w:hAnsi="Times New Roman"/>
          <w:szCs w:val="22"/>
          <w:lang w:val="en-US"/>
        </w:rPr>
        <w:lastRenderedPageBreak/>
        <w:t xml:space="preserve">The </w:t>
      </w:r>
      <w:r w:rsidR="002B0D44">
        <w:rPr>
          <w:rFonts w:ascii="Times New Roman" w:hAnsi="Times New Roman"/>
          <w:szCs w:val="22"/>
          <w:lang w:val="en-US"/>
        </w:rPr>
        <w:t xml:space="preserve">remainder of the paper is </w:t>
      </w:r>
      <w:r w:rsidR="0037483C">
        <w:rPr>
          <w:rFonts w:ascii="Times New Roman" w:hAnsi="Times New Roman"/>
          <w:szCs w:val="22"/>
          <w:lang w:val="en-US"/>
        </w:rPr>
        <w:t>organized</w:t>
      </w:r>
      <w:r w:rsidRPr="00FC14D1">
        <w:rPr>
          <w:rFonts w:ascii="Times New Roman" w:hAnsi="Times New Roman"/>
          <w:szCs w:val="22"/>
          <w:lang w:val="en-US"/>
        </w:rPr>
        <w:t xml:space="preserve"> as follows</w:t>
      </w:r>
      <w:r w:rsidR="002B0D44">
        <w:rPr>
          <w:rFonts w:ascii="Times New Roman" w:hAnsi="Times New Roman"/>
          <w:szCs w:val="22"/>
          <w:lang w:val="en-US"/>
        </w:rPr>
        <w:t>. I</w:t>
      </w:r>
      <w:r w:rsidR="002B0DD4" w:rsidRPr="00FC14D1">
        <w:rPr>
          <w:rFonts w:ascii="Times New Roman" w:hAnsi="Times New Roman"/>
          <w:szCs w:val="22"/>
          <w:lang w:val="en-US"/>
        </w:rPr>
        <w:t xml:space="preserve">n section 2, </w:t>
      </w:r>
      <w:r w:rsidR="005A33BE">
        <w:rPr>
          <w:rFonts w:ascii="Times New Roman" w:hAnsi="Times New Roman"/>
          <w:szCs w:val="22"/>
          <w:lang w:val="en-US"/>
        </w:rPr>
        <w:t xml:space="preserve">we </w:t>
      </w:r>
      <w:r w:rsidR="00891420">
        <w:rPr>
          <w:rFonts w:ascii="Times New Roman" w:hAnsi="Times New Roman"/>
          <w:szCs w:val="22"/>
          <w:lang w:val="en-US"/>
        </w:rPr>
        <w:t>lay down the theoretical background</w:t>
      </w:r>
      <w:r w:rsidR="00A16429">
        <w:rPr>
          <w:rFonts w:ascii="Times New Roman" w:hAnsi="Times New Roman"/>
          <w:szCs w:val="22"/>
          <w:lang w:val="en-US"/>
        </w:rPr>
        <w:t>. First</w:t>
      </w:r>
      <w:r w:rsidR="00A72B99">
        <w:rPr>
          <w:rFonts w:ascii="Times New Roman" w:hAnsi="Times New Roman"/>
          <w:szCs w:val="22"/>
          <w:lang w:val="en-US"/>
        </w:rPr>
        <w:t xml:space="preserve">, we </w:t>
      </w:r>
      <w:r w:rsidR="0097527E">
        <w:rPr>
          <w:rFonts w:ascii="Times New Roman" w:hAnsi="Times New Roman"/>
          <w:szCs w:val="22"/>
          <w:lang w:val="en-US"/>
        </w:rPr>
        <w:t>review</w:t>
      </w:r>
      <w:r w:rsidR="00BB774A">
        <w:rPr>
          <w:rFonts w:ascii="Times New Roman" w:hAnsi="Times New Roman"/>
          <w:szCs w:val="22"/>
          <w:lang w:val="en-US"/>
        </w:rPr>
        <w:t xml:space="preserve"> the most common theories of</w:t>
      </w:r>
      <w:r w:rsidR="0097527E">
        <w:rPr>
          <w:rFonts w:ascii="Times New Roman" w:hAnsi="Times New Roman"/>
          <w:szCs w:val="22"/>
          <w:lang w:val="en-US"/>
        </w:rPr>
        <w:t xml:space="preserve"> </w:t>
      </w:r>
      <w:r w:rsidR="00891420">
        <w:rPr>
          <w:rFonts w:ascii="Times New Roman" w:hAnsi="Times New Roman"/>
          <w:szCs w:val="22"/>
          <w:lang w:val="en-US"/>
        </w:rPr>
        <w:t>farmers decision-making under risk and ambiguity</w:t>
      </w:r>
      <w:r w:rsidR="00532595" w:rsidRPr="00FC14D1">
        <w:rPr>
          <w:rFonts w:ascii="Times New Roman" w:hAnsi="Times New Roman"/>
          <w:szCs w:val="22"/>
          <w:lang w:val="en-US"/>
        </w:rPr>
        <w:t>.</w:t>
      </w:r>
      <w:r w:rsidR="00C3015F">
        <w:rPr>
          <w:rFonts w:ascii="Times New Roman" w:hAnsi="Times New Roman"/>
          <w:szCs w:val="22"/>
          <w:lang w:val="en-US"/>
        </w:rPr>
        <w:t xml:space="preserve"> </w:t>
      </w:r>
      <w:r w:rsidR="00065909">
        <w:rPr>
          <w:rFonts w:ascii="Times New Roman" w:hAnsi="Times New Roman"/>
          <w:szCs w:val="22"/>
          <w:lang w:val="en-US"/>
        </w:rPr>
        <w:t>Second, we</w:t>
      </w:r>
      <w:r w:rsidR="00AD78F5" w:rsidRPr="00FC14D1">
        <w:rPr>
          <w:rFonts w:ascii="Times New Roman" w:hAnsi="Times New Roman"/>
          <w:szCs w:val="22"/>
          <w:lang w:val="en-US"/>
        </w:rPr>
        <w:t xml:space="preserve"> </w:t>
      </w:r>
      <w:r w:rsidR="00AE3AC1">
        <w:rPr>
          <w:rFonts w:ascii="Times New Roman" w:hAnsi="Times New Roman"/>
          <w:szCs w:val="22"/>
          <w:lang w:val="en-US"/>
        </w:rPr>
        <w:t>develop</w:t>
      </w:r>
      <w:r w:rsidR="002E20DD" w:rsidRPr="00FC14D1">
        <w:rPr>
          <w:rFonts w:ascii="Times New Roman" w:hAnsi="Times New Roman"/>
          <w:szCs w:val="22"/>
          <w:lang w:val="en-US"/>
        </w:rPr>
        <w:t xml:space="preserve"> </w:t>
      </w:r>
      <w:r w:rsidR="00FC4C7D">
        <w:rPr>
          <w:rFonts w:ascii="Times New Roman" w:hAnsi="Times New Roman"/>
          <w:szCs w:val="22"/>
          <w:lang w:val="en-US"/>
        </w:rPr>
        <w:t xml:space="preserve">a </w:t>
      </w:r>
      <w:r w:rsidR="00C33274">
        <w:rPr>
          <w:rFonts w:ascii="Times New Roman" w:hAnsi="Times New Roman"/>
          <w:szCs w:val="22"/>
          <w:lang w:val="en-US"/>
        </w:rPr>
        <w:t>bio-</w:t>
      </w:r>
      <w:r w:rsidR="00FC4C7D">
        <w:rPr>
          <w:rFonts w:ascii="Times New Roman" w:hAnsi="Times New Roman"/>
          <w:szCs w:val="22"/>
          <w:lang w:val="en-US"/>
        </w:rPr>
        <w:t xml:space="preserve">economic </w:t>
      </w:r>
      <w:r w:rsidR="00777E91">
        <w:rPr>
          <w:rFonts w:ascii="Times New Roman" w:hAnsi="Times New Roman"/>
          <w:szCs w:val="22"/>
          <w:lang w:val="en-US"/>
        </w:rPr>
        <w:t xml:space="preserve">production </w:t>
      </w:r>
      <w:r w:rsidR="00FC4C7D">
        <w:rPr>
          <w:rFonts w:ascii="Times New Roman" w:hAnsi="Times New Roman"/>
          <w:szCs w:val="22"/>
          <w:lang w:val="en-US"/>
        </w:rPr>
        <w:t xml:space="preserve">model </w:t>
      </w:r>
      <w:r w:rsidR="00744117" w:rsidRPr="00FC14D1">
        <w:rPr>
          <w:rFonts w:ascii="Times New Roman" w:hAnsi="Times New Roman"/>
          <w:szCs w:val="22"/>
          <w:lang w:val="en-US"/>
        </w:rPr>
        <w:t>for</w:t>
      </w:r>
      <w:r w:rsidR="002E20DD" w:rsidRPr="00FC14D1">
        <w:rPr>
          <w:rFonts w:ascii="Times New Roman" w:hAnsi="Times New Roman"/>
          <w:szCs w:val="22"/>
          <w:lang w:val="en-US"/>
        </w:rPr>
        <w:t xml:space="preserve"> </w:t>
      </w:r>
      <w:r w:rsidR="0037483C">
        <w:rPr>
          <w:rFonts w:ascii="Times New Roman" w:hAnsi="Times New Roman"/>
          <w:szCs w:val="22"/>
          <w:lang w:val="en-US"/>
        </w:rPr>
        <w:t>fertilizer</w:t>
      </w:r>
      <w:r w:rsidR="002E20DD" w:rsidRPr="00FC14D1">
        <w:rPr>
          <w:rFonts w:ascii="Times New Roman" w:hAnsi="Times New Roman"/>
          <w:szCs w:val="22"/>
          <w:lang w:val="en-US"/>
        </w:rPr>
        <w:t xml:space="preserve"> </w:t>
      </w:r>
      <w:r w:rsidR="00744117" w:rsidRPr="00FC14D1">
        <w:rPr>
          <w:rFonts w:ascii="Times New Roman" w:hAnsi="Times New Roman"/>
          <w:szCs w:val="22"/>
          <w:lang w:val="en-US"/>
        </w:rPr>
        <w:t xml:space="preserve">price risk </w:t>
      </w:r>
      <w:r w:rsidR="002E20DD" w:rsidRPr="00FC14D1">
        <w:rPr>
          <w:rFonts w:ascii="Times New Roman" w:hAnsi="Times New Roman"/>
          <w:szCs w:val="22"/>
          <w:lang w:val="en-US"/>
        </w:rPr>
        <w:t>decision-making</w:t>
      </w:r>
      <w:r w:rsidR="000903C6" w:rsidRPr="00FC14D1">
        <w:rPr>
          <w:rFonts w:ascii="Times New Roman" w:hAnsi="Times New Roman"/>
          <w:szCs w:val="22"/>
          <w:lang w:val="en-US"/>
        </w:rPr>
        <w:t>.</w:t>
      </w:r>
      <w:r w:rsidR="00AE3AC1">
        <w:rPr>
          <w:rFonts w:ascii="Times New Roman" w:hAnsi="Times New Roman"/>
          <w:szCs w:val="22"/>
          <w:lang w:val="en-US"/>
        </w:rPr>
        <w:t xml:space="preserve"> Building on this</w:t>
      </w:r>
      <w:r w:rsidR="00C546E6">
        <w:rPr>
          <w:rFonts w:ascii="Times New Roman" w:hAnsi="Times New Roman"/>
          <w:szCs w:val="22"/>
          <w:lang w:val="en-US"/>
        </w:rPr>
        <w:t>,</w:t>
      </w:r>
      <w:r w:rsidR="00AE3AC1">
        <w:rPr>
          <w:rFonts w:ascii="Times New Roman" w:hAnsi="Times New Roman"/>
          <w:szCs w:val="22"/>
          <w:lang w:val="en-US"/>
        </w:rPr>
        <w:t xml:space="preserve"> we</w:t>
      </w:r>
      <w:r w:rsidR="0081074A">
        <w:rPr>
          <w:rFonts w:ascii="Times New Roman" w:hAnsi="Times New Roman"/>
          <w:szCs w:val="22"/>
          <w:lang w:val="en-US"/>
        </w:rPr>
        <w:t xml:space="preserve"> introduce different decision framing and</w:t>
      </w:r>
      <w:r w:rsidR="00AE3AC1">
        <w:rPr>
          <w:rFonts w:ascii="Times New Roman" w:hAnsi="Times New Roman"/>
          <w:szCs w:val="22"/>
          <w:lang w:val="en-US"/>
        </w:rPr>
        <w:t xml:space="preserve"> propose </w:t>
      </w:r>
      <w:r w:rsidR="0037483C">
        <w:rPr>
          <w:rFonts w:ascii="Times New Roman" w:hAnsi="Times New Roman"/>
          <w:szCs w:val="22"/>
          <w:lang w:val="en-US"/>
        </w:rPr>
        <w:t>behavioral</w:t>
      </w:r>
      <w:r w:rsidR="00AE3AC1">
        <w:rPr>
          <w:rFonts w:ascii="Times New Roman" w:hAnsi="Times New Roman"/>
          <w:szCs w:val="22"/>
          <w:lang w:val="en-US"/>
        </w:rPr>
        <w:t xml:space="preserve"> adjustment</w:t>
      </w:r>
      <w:r w:rsidR="00C546E6">
        <w:rPr>
          <w:rFonts w:ascii="Times New Roman" w:hAnsi="Times New Roman"/>
          <w:szCs w:val="22"/>
          <w:lang w:val="en-US"/>
        </w:rPr>
        <w:t>s</w:t>
      </w:r>
      <w:r w:rsidR="00AE3AC1">
        <w:rPr>
          <w:rFonts w:ascii="Times New Roman" w:hAnsi="Times New Roman"/>
          <w:szCs w:val="22"/>
          <w:lang w:val="en-US"/>
        </w:rPr>
        <w:t xml:space="preserve"> to</w:t>
      </w:r>
      <w:r w:rsidR="00AE3AC1" w:rsidRPr="00FC14D1">
        <w:rPr>
          <w:rFonts w:ascii="Times New Roman" w:hAnsi="Times New Roman"/>
          <w:szCs w:val="22"/>
          <w:lang w:val="en-US"/>
        </w:rPr>
        <w:t xml:space="preserve"> </w:t>
      </w:r>
      <w:r w:rsidR="00BA542A">
        <w:rPr>
          <w:rFonts w:ascii="Times New Roman" w:hAnsi="Times New Roman"/>
          <w:szCs w:val="22"/>
          <w:lang w:val="en-US"/>
        </w:rPr>
        <w:t>risk management tools</w:t>
      </w:r>
      <w:r w:rsidR="005B0749">
        <w:rPr>
          <w:rFonts w:ascii="Times New Roman" w:hAnsi="Times New Roman"/>
          <w:szCs w:val="22"/>
          <w:lang w:val="en-US"/>
        </w:rPr>
        <w:t>.</w:t>
      </w:r>
      <w:r w:rsidR="000903C6" w:rsidRPr="00FC14D1">
        <w:rPr>
          <w:rFonts w:ascii="Times New Roman" w:hAnsi="Times New Roman"/>
          <w:szCs w:val="22"/>
          <w:lang w:val="en-US"/>
        </w:rPr>
        <w:t xml:space="preserve"> </w:t>
      </w:r>
      <w:r w:rsidR="00A541E1" w:rsidRPr="00FC14D1">
        <w:rPr>
          <w:rFonts w:ascii="Times New Roman" w:hAnsi="Times New Roman"/>
          <w:szCs w:val="22"/>
          <w:lang w:val="en-US"/>
        </w:rPr>
        <w:t>In section 3,</w:t>
      </w:r>
      <w:r w:rsidR="002218E1" w:rsidRPr="00FC14D1">
        <w:rPr>
          <w:rFonts w:ascii="Times New Roman" w:hAnsi="Times New Roman"/>
          <w:szCs w:val="22"/>
          <w:lang w:val="en-US"/>
        </w:rPr>
        <w:t xml:space="preserve"> </w:t>
      </w:r>
      <w:r w:rsidR="005A162F" w:rsidRPr="00FC14D1">
        <w:rPr>
          <w:rFonts w:ascii="Times New Roman" w:hAnsi="Times New Roman"/>
          <w:szCs w:val="22"/>
          <w:lang w:val="en-US"/>
        </w:rPr>
        <w:t xml:space="preserve">we describe </w:t>
      </w:r>
      <w:r w:rsidR="005A162F">
        <w:rPr>
          <w:rFonts w:ascii="Times New Roman" w:hAnsi="Times New Roman"/>
          <w:szCs w:val="22"/>
          <w:lang w:val="en-US"/>
        </w:rPr>
        <w:t>our methodology</w:t>
      </w:r>
      <w:r w:rsidR="00FA08BC">
        <w:rPr>
          <w:rFonts w:ascii="Times New Roman" w:hAnsi="Times New Roman"/>
          <w:szCs w:val="22"/>
          <w:lang w:val="en-US"/>
        </w:rPr>
        <w:t xml:space="preserve"> and i</w:t>
      </w:r>
      <w:r w:rsidR="00C23FD0">
        <w:rPr>
          <w:rFonts w:ascii="Times New Roman" w:hAnsi="Times New Roman"/>
          <w:szCs w:val="22"/>
          <w:lang w:val="en-US"/>
        </w:rPr>
        <w:t>n</w:t>
      </w:r>
      <w:r w:rsidR="00FA08BC">
        <w:rPr>
          <w:rFonts w:ascii="Times New Roman" w:hAnsi="Times New Roman"/>
          <w:szCs w:val="22"/>
          <w:lang w:val="en-US"/>
        </w:rPr>
        <w:t xml:space="preserve"> section 4 </w:t>
      </w:r>
      <w:r w:rsidR="00795066" w:rsidRPr="00FC14D1">
        <w:rPr>
          <w:rFonts w:ascii="Times New Roman" w:hAnsi="Times New Roman"/>
          <w:szCs w:val="22"/>
          <w:lang w:val="en-US"/>
        </w:rPr>
        <w:t xml:space="preserve">we present the </w:t>
      </w:r>
      <w:r w:rsidR="001C7E44" w:rsidRPr="00FC14D1">
        <w:rPr>
          <w:rFonts w:ascii="Times New Roman" w:hAnsi="Times New Roman"/>
          <w:szCs w:val="22"/>
          <w:lang w:val="en-US"/>
        </w:rPr>
        <w:t>data and the assumptions used</w:t>
      </w:r>
      <w:r w:rsidR="00D00CFD" w:rsidRPr="00FC14D1">
        <w:rPr>
          <w:rFonts w:ascii="Times New Roman" w:hAnsi="Times New Roman"/>
          <w:szCs w:val="22"/>
          <w:lang w:val="en-US"/>
        </w:rPr>
        <w:t xml:space="preserve">. We present the results of the </w:t>
      </w:r>
      <w:r w:rsidR="0037483C">
        <w:rPr>
          <w:rFonts w:ascii="Times New Roman" w:hAnsi="Times New Roman"/>
          <w:szCs w:val="22"/>
          <w:lang w:val="en-US"/>
        </w:rPr>
        <w:t>optimization</w:t>
      </w:r>
      <w:r w:rsidR="00D00CFD" w:rsidRPr="00FC14D1">
        <w:rPr>
          <w:rFonts w:ascii="Times New Roman" w:hAnsi="Times New Roman"/>
          <w:szCs w:val="22"/>
          <w:lang w:val="en-US"/>
        </w:rPr>
        <w:t xml:space="preserve"> model in section </w:t>
      </w:r>
      <w:r w:rsidR="0081167C">
        <w:rPr>
          <w:rFonts w:ascii="Times New Roman" w:hAnsi="Times New Roman"/>
          <w:szCs w:val="22"/>
          <w:lang w:val="en-US"/>
        </w:rPr>
        <w:t>5</w:t>
      </w:r>
      <w:r w:rsidR="00475BA7">
        <w:rPr>
          <w:rFonts w:ascii="Times New Roman" w:hAnsi="Times New Roman"/>
          <w:szCs w:val="22"/>
          <w:lang w:val="en-US"/>
        </w:rPr>
        <w:t>,</w:t>
      </w:r>
      <w:r w:rsidR="00B158A1" w:rsidRPr="00FC14D1">
        <w:rPr>
          <w:rFonts w:ascii="Times New Roman" w:hAnsi="Times New Roman"/>
          <w:szCs w:val="22"/>
          <w:lang w:val="en-US"/>
        </w:rPr>
        <w:t xml:space="preserve"> and discuss them in section </w:t>
      </w:r>
      <w:r w:rsidR="0081167C">
        <w:rPr>
          <w:rFonts w:ascii="Times New Roman" w:hAnsi="Times New Roman"/>
          <w:szCs w:val="22"/>
          <w:lang w:val="en-US"/>
        </w:rPr>
        <w:t>6</w:t>
      </w:r>
      <w:r w:rsidR="00B158A1" w:rsidRPr="00FC14D1">
        <w:rPr>
          <w:rFonts w:ascii="Times New Roman" w:hAnsi="Times New Roman"/>
          <w:szCs w:val="22"/>
          <w:lang w:val="en-US"/>
        </w:rPr>
        <w:t xml:space="preserve">. We conclude </w:t>
      </w:r>
      <w:r w:rsidR="00E4535B" w:rsidRPr="00FC14D1">
        <w:rPr>
          <w:rFonts w:ascii="Times New Roman" w:hAnsi="Times New Roman"/>
          <w:szCs w:val="22"/>
          <w:lang w:val="en-US"/>
        </w:rPr>
        <w:t xml:space="preserve">in section </w:t>
      </w:r>
      <w:r w:rsidR="0081167C">
        <w:rPr>
          <w:rFonts w:ascii="Times New Roman" w:hAnsi="Times New Roman"/>
          <w:szCs w:val="22"/>
          <w:lang w:val="en-US"/>
        </w:rPr>
        <w:t>7</w:t>
      </w:r>
      <w:r w:rsidR="00E4535B" w:rsidRPr="00FC14D1">
        <w:rPr>
          <w:rFonts w:ascii="Times New Roman" w:hAnsi="Times New Roman"/>
          <w:szCs w:val="22"/>
          <w:lang w:val="en-US"/>
        </w:rPr>
        <w:t>.</w:t>
      </w:r>
    </w:p>
    <w:p w14:paraId="037FC554" w14:textId="5CB58D3C" w:rsidR="007E5A31" w:rsidRDefault="007E5A31" w:rsidP="003025B8">
      <w:pPr>
        <w:pStyle w:val="Heading1"/>
        <w:rPr>
          <w:lang w:val="en-US"/>
        </w:rPr>
      </w:pPr>
      <w:r>
        <w:rPr>
          <w:lang w:val="en-US"/>
        </w:rPr>
        <w:t>Theoretical background</w:t>
      </w:r>
    </w:p>
    <w:p w14:paraId="57C1E182" w14:textId="7A5FC2DE" w:rsidR="007E5A31" w:rsidRPr="0011582A" w:rsidRDefault="007E5A31" w:rsidP="007E5A31">
      <w:pPr>
        <w:spacing w:line="360" w:lineRule="auto"/>
        <w:jc w:val="both"/>
        <w:rPr>
          <w:lang w:val="en-US"/>
        </w:rPr>
      </w:pPr>
      <w:r w:rsidRPr="0011582A">
        <w:rPr>
          <w:lang w:val="en-US"/>
        </w:rPr>
        <w:t>Farmer decision-making behavior can be modeled using a variety of theoretical frameworks that capture different attitudes toward risk</w:t>
      </w:r>
      <w:r w:rsidR="0072402B">
        <w:rPr>
          <w:lang w:val="en-US"/>
        </w:rPr>
        <w:t xml:space="preserve"> and </w:t>
      </w:r>
      <w:r w:rsidR="00CA4A3A">
        <w:rPr>
          <w:lang w:val="en-US"/>
        </w:rPr>
        <w:t>ambiguity</w:t>
      </w:r>
      <w:r w:rsidR="009E02B9">
        <w:rPr>
          <w:lang w:val="en-US"/>
        </w:rPr>
        <w:t>. W</w:t>
      </w:r>
      <w:r w:rsidR="00E04744">
        <w:rPr>
          <w:lang w:val="en-US"/>
        </w:rPr>
        <w:t>e define r</w:t>
      </w:r>
      <w:r w:rsidR="00926725">
        <w:rPr>
          <w:lang w:val="en-US"/>
        </w:rPr>
        <w:t>isk</w:t>
      </w:r>
      <w:r w:rsidR="006F0CEE">
        <w:rPr>
          <w:lang w:val="en-US"/>
        </w:rPr>
        <w:t xml:space="preserve"> as</w:t>
      </w:r>
      <w:r w:rsidR="009C0858">
        <w:rPr>
          <w:lang w:val="en-US"/>
        </w:rPr>
        <w:t xml:space="preserve"> situation</w:t>
      </w:r>
      <w:r w:rsidR="00993959">
        <w:rPr>
          <w:lang w:val="en-US"/>
        </w:rPr>
        <w:t xml:space="preserve">s where the probabilities of </w:t>
      </w:r>
      <w:r w:rsidR="00127DF9">
        <w:rPr>
          <w:lang w:val="en-US"/>
        </w:rPr>
        <w:t xml:space="preserve">different outcomes are known, while </w:t>
      </w:r>
      <w:r w:rsidR="00CA4A3A">
        <w:rPr>
          <w:lang w:val="en-US"/>
        </w:rPr>
        <w:t>ambiguity</w:t>
      </w:r>
      <w:r w:rsidR="00127DF9">
        <w:rPr>
          <w:lang w:val="en-US"/>
        </w:rPr>
        <w:t xml:space="preserve"> refers to situations</w:t>
      </w:r>
      <w:r w:rsidR="00F50AA9">
        <w:rPr>
          <w:lang w:val="en-US"/>
        </w:rPr>
        <w:t xml:space="preserve"> </w:t>
      </w:r>
      <w:r w:rsidR="00B51C8C">
        <w:rPr>
          <w:lang w:val="en-US"/>
        </w:rPr>
        <w:t xml:space="preserve">where </w:t>
      </w:r>
      <w:r w:rsidR="00F50AA9">
        <w:rPr>
          <w:lang w:val="en-US"/>
        </w:rPr>
        <w:t>these probabilities</w:t>
      </w:r>
      <w:r w:rsidR="00171044">
        <w:rPr>
          <w:lang w:val="en-US"/>
        </w:rPr>
        <w:t xml:space="preserve"> are </w:t>
      </w:r>
      <w:r w:rsidR="002D0A63">
        <w:rPr>
          <w:lang w:val="en-US"/>
        </w:rPr>
        <w:t>not</w:t>
      </w:r>
      <w:r w:rsidR="00F50AA9">
        <w:rPr>
          <w:lang w:val="en-US"/>
        </w:rPr>
        <w:t xml:space="preserve"> known</w:t>
      </w:r>
      <w:r w:rsidR="009E02B9">
        <w:rPr>
          <w:lang w:val="en-US"/>
        </w:rPr>
        <w:t xml:space="preserve"> </w:t>
      </w:r>
      <w:r w:rsidR="00694454">
        <w:rPr>
          <w:lang w:val="en-US"/>
        </w:rPr>
        <w:fldChar w:fldCharType="begin"/>
      </w:r>
      <w:r w:rsidR="00694454">
        <w:rPr>
          <w:lang w:val="en-US"/>
        </w:rPr>
        <w:instrText xml:space="preserve"> ADDIN ZOTERO_ITEM CSL_CITATION {"citationID":"HDatjMD2","properties":{"formattedCitation":"(Knight, 1921)","plainCitation":"(Knight, 1921)","noteIndex":0},"citationItems":[{"id":127010,"uris":["http://zotero.org/users/14812719/items/7UBHJ5Q3"],"itemData":{"id":127010,"type":"book","publisher":"Houghton Mifflin","title":"Risk, uncertainty and profit","volume":"31","author":[{"family":"Knight","given":"Frank Hyneman"}],"issued":{"date-parts":[["1921"]]}}}],"schema":"https://github.com/citation-style-language/schema/raw/master/csl-citation.json"} </w:instrText>
      </w:r>
      <w:r w:rsidR="00694454">
        <w:rPr>
          <w:lang w:val="en-US"/>
        </w:rPr>
        <w:fldChar w:fldCharType="separate"/>
      </w:r>
      <w:r w:rsidR="00694454" w:rsidRPr="00694454">
        <w:rPr>
          <w:lang w:val="en-GB"/>
        </w:rPr>
        <w:t>(Knight, 1921)</w:t>
      </w:r>
      <w:r w:rsidR="00694454">
        <w:rPr>
          <w:lang w:val="en-US"/>
        </w:rPr>
        <w:fldChar w:fldCharType="end"/>
      </w:r>
      <w:r w:rsidR="002D0A63">
        <w:rPr>
          <w:lang w:val="en-US"/>
        </w:rPr>
        <w:t xml:space="preserve">. </w:t>
      </w:r>
      <w:r w:rsidRPr="0011582A">
        <w:rPr>
          <w:lang w:val="en-US"/>
        </w:rPr>
        <w:t xml:space="preserve">Traditional approaches </w:t>
      </w:r>
      <w:r w:rsidR="00955472">
        <w:rPr>
          <w:lang w:val="en-US"/>
        </w:rPr>
        <w:t>that model decision</w:t>
      </w:r>
      <w:ins w:id="2" w:author="Tobias Dalhaus" w:date="2025-10-06T13:26:00Z">
        <w:r w:rsidR="007852A7">
          <w:rPr>
            <w:lang w:val="en-US"/>
          </w:rPr>
          <w:t>s</w:t>
        </w:r>
      </w:ins>
      <w:r w:rsidR="00955472">
        <w:rPr>
          <w:lang w:val="en-US"/>
        </w:rPr>
        <w:t xml:space="preserve"> under risk and </w:t>
      </w:r>
      <w:r w:rsidR="00CA4A3A">
        <w:rPr>
          <w:lang w:val="en-US"/>
        </w:rPr>
        <w:t>ambiguity</w:t>
      </w:r>
      <w:r w:rsidR="00955472">
        <w:rPr>
          <w:lang w:val="en-US"/>
        </w:rPr>
        <w:t xml:space="preserve"> </w:t>
      </w:r>
      <w:r w:rsidRPr="0011582A">
        <w:rPr>
          <w:lang w:val="en-US"/>
        </w:rPr>
        <w:t xml:space="preserve">often rely on Expected Utility Theory (EUT). However, empirical evidence suggests that decision-makers may deviate from purely </w:t>
      </w:r>
      <w:r>
        <w:rPr>
          <w:lang w:val="en-US"/>
        </w:rPr>
        <w:t>EU</w:t>
      </w:r>
      <w:r w:rsidR="00B405A5">
        <w:rPr>
          <w:lang w:val="en-US"/>
        </w:rPr>
        <w:t>T</w:t>
      </w:r>
      <w:r>
        <w:rPr>
          <w:lang w:val="en-US"/>
        </w:rPr>
        <w:t xml:space="preserve"> maximizing</w:t>
      </w:r>
      <w:r w:rsidRPr="0011582A">
        <w:rPr>
          <w:lang w:val="en-US"/>
        </w:rPr>
        <w:t xml:space="preserve"> behavior. To capture these deviations, alternative models</w:t>
      </w:r>
      <w:r w:rsidR="008A66EB">
        <w:rPr>
          <w:lang w:val="en-US"/>
        </w:rPr>
        <w:t>, most prominently</w:t>
      </w:r>
      <w:r w:rsidRPr="0011582A">
        <w:rPr>
          <w:lang w:val="en-US"/>
        </w:rPr>
        <w:t xml:space="preserve"> Cumulative Prospect Theory (CPT) </w:t>
      </w:r>
      <w:r w:rsidR="00DC6DDD">
        <w:rPr>
          <w:lang w:val="en-US"/>
        </w:rPr>
        <w:t xml:space="preserve">by </w:t>
      </w:r>
      <w:r w:rsidRPr="0011582A">
        <w:rPr>
          <w:szCs w:val="22"/>
          <w:lang w:val="en-US"/>
        </w:rPr>
        <w:fldChar w:fldCharType="begin"/>
      </w:r>
      <w:r w:rsidR="007F4F1D">
        <w:rPr>
          <w:szCs w:val="22"/>
          <w:lang w:val="en-US"/>
        </w:rPr>
        <w:instrText xml:space="preserve"> ADDIN ZOTERO_ITEM CSL_CITATION {"citationID":"X0UaZ0eU","properties":{"formattedCitation":"(Tversky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Pr="0011582A">
        <w:rPr>
          <w:szCs w:val="22"/>
          <w:lang w:val="en-US"/>
        </w:rPr>
        <w:fldChar w:fldCharType="separate"/>
      </w:r>
      <w:r w:rsidRPr="0011582A">
        <w:rPr>
          <w:szCs w:val="22"/>
          <w:lang w:val="en-GB"/>
        </w:rPr>
        <w:t xml:space="preserve">Tversky &amp; Kahneman </w:t>
      </w:r>
      <w:r w:rsidR="00DC6DDD">
        <w:rPr>
          <w:szCs w:val="22"/>
          <w:lang w:val="en-GB"/>
        </w:rPr>
        <w:t>(</w:t>
      </w:r>
      <w:r w:rsidRPr="0011582A">
        <w:rPr>
          <w:szCs w:val="22"/>
          <w:lang w:val="en-GB"/>
        </w:rPr>
        <w:t>1992)</w:t>
      </w:r>
      <w:r w:rsidRPr="0011582A">
        <w:rPr>
          <w:szCs w:val="22"/>
          <w:lang w:val="en-US"/>
        </w:rPr>
        <w:fldChar w:fldCharType="end"/>
      </w:r>
      <w:r w:rsidR="00002480">
        <w:rPr>
          <w:szCs w:val="22"/>
          <w:lang w:val="en-US"/>
        </w:rPr>
        <w:t>,</w:t>
      </w:r>
      <w:r>
        <w:rPr>
          <w:lang w:val="en-US"/>
        </w:rPr>
        <w:t xml:space="preserve"> </w:t>
      </w:r>
      <w:r w:rsidRPr="0011582A">
        <w:rPr>
          <w:lang w:val="en-US"/>
        </w:rPr>
        <w:t xml:space="preserve">have been </w:t>
      </w:r>
      <w:r>
        <w:rPr>
          <w:lang w:val="en-US"/>
        </w:rPr>
        <w:t xml:space="preserve">proven useful to better describe farmer </w:t>
      </w:r>
      <w:r w:rsidR="0037483C">
        <w:rPr>
          <w:lang w:val="en-US"/>
        </w:rPr>
        <w:t>behavior</w:t>
      </w:r>
      <w:r>
        <w:rPr>
          <w:lang w:val="en-US"/>
        </w:rPr>
        <w:t xml:space="preserve"> </w:t>
      </w:r>
      <w:r>
        <w:rPr>
          <w:lang w:val="en-US"/>
        </w:rPr>
        <w:fldChar w:fldCharType="begin"/>
      </w:r>
      <w:r>
        <w:rPr>
          <w:lang w:val="en-US"/>
        </w:rPr>
        <w:instrText xml:space="preserve"> ADDIN ZOTERO_ITEM CSL_CITATION {"citationID":"RHFBEAIF","properties":{"unsorted":true,"formattedCitation":"(Bocqu\\uc0\\u233{}ho et al., 2014; Babcock, 2015)","plainCitation":"(Bocquého et al., 2014; Babcock, 2015)","noteIndex":0},"citationItems":[{"id":126778,"uris":["http://zotero.org/groups/5657987/items/CKNYHVJ7"],"itemData":{"id":126778,"type":"article-journal","container-title":"European Review of Agricultural Economics","DOI":"10.1093/erae/jbt006","ISSN":"1464-3618, 0165-1587","issue":"1","language":"en","note":"publisher: Oxford University Press (OUP)","page":"135-172","source":"Crossref","title":"Expected utility or prospect theory maximisers? Assessing farmers' risk behaviour from field-experiment data","title-short":"Expected utility or prospect theory maximisers?","volume":"41","author":[{"family":"Bocquého","given":"Géraldine"},{"family":"Jacquet","given":"Florence"},{"family":"Reynaud","given":"Arnaud"}],"issued":{"date-parts":[["2014",2]]}}},{"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Pr>
          <w:lang w:val="en-US"/>
        </w:rPr>
        <w:fldChar w:fldCharType="separate"/>
      </w:r>
      <w:r w:rsidRPr="00431F2B">
        <w:rPr>
          <w:szCs w:val="24"/>
          <w:lang w:val="en-GB"/>
        </w:rPr>
        <w:t>(Bocquého et al., 2014; Babcock, 2015)</w:t>
      </w:r>
      <w:r>
        <w:rPr>
          <w:lang w:val="en-US"/>
        </w:rPr>
        <w:fldChar w:fldCharType="end"/>
      </w:r>
      <w:r w:rsidRPr="0011582A">
        <w:rPr>
          <w:lang w:val="en-US"/>
        </w:rPr>
        <w:t>. CPT accounts for features like loss aversion, probability weighting, and reference dependence</w:t>
      </w:r>
      <w:r w:rsidR="001E1F55">
        <w:rPr>
          <w:lang w:val="en-US"/>
        </w:rPr>
        <w:t>.</w:t>
      </w:r>
      <w:r w:rsidR="00EF5B8E">
        <w:rPr>
          <w:lang w:val="en-US"/>
        </w:rPr>
        <w:t xml:space="preserve"> </w:t>
      </w:r>
      <w:r w:rsidR="001E1F55" w:rsidRPr="006F3EA1">
        <w:rPr>
          <w:szCs w:val="22"/>
          <w:lang w:val="en-US"/>
        </w:rPr>
        <w:t>Unlike risk, where probabilities</w:t>
      </w:r>
      <w:r w:rsidR="008D1769">
        <w:rPr>
          <w:szCs w:val="22"/>
          <w:lang w:val="en-US"/>
        </w:rPr>
        <w:t xml:space="preserve"> of different outcomes</w:t>
      </w:r>
      <w:r w:rsidR="001E1F55" w:rsidRPr="006F3EA1">
        <w:rPr>
          <w:szCs w:val="22"/>
          <w:lang w:val="en-US"/>
        </w:rPr>
        <w:t xml:space="preserve"> can be estimated from historical data,</w:t>
      </w:r>
      <w:r w:rsidR="001E1F55">
        <w:rPr>
          <w:szCs w:val="22"/>
          <w:lang w:val="en-US"/>
        </w:rPr>
        <w:t xml:space="preserve"> </w:t>
      </w:r>
      <w:r w:rsidR="00CA4A3A">
        <w:rPr>
          <w:szCs w:val="22"/>
          <w:lang w:val="en-US"/>
        </w:rPr>
        <w:t>ambiguity</w:t>
      </w:r>
      <w:r w:rsidR="001E1F55" w:rsidRPr="006F3EA1">
        <w:rPr>
          <w:szCs w:val="22"/>
          <w:lang w:val="en-US"/>
        </w:rPr>
        <w:t xml:space="preserve"> </w:t>
      </w:r>
      <w:r w:rsidR="001E1F55">
        <w:rPr>
          <w:szCs w:val="22"/>
          <w:lang w:val="en-US"/>
        </w:rPr>
        <w:t>occurs when the probabilities are not available or decision-makers do not know them.</w:t>
      </w:r>
      <w:r w:rsidR="002F2EFF">
        <w:rPr>
          <w:lang w:val="en-US"/>
        </w:rPr>
        <w:t xml:space="preserve"> </w:t>
      </w:r>
      <w:r w:rsidR="008A075D">
        <w:rPr>
          <w:lang w:val="en-US"/>
        </w:rPr>
        <w:t>In this context</w:t>
      </w:r>
      <w:r w:rsidR="00766EB0">
        <w:rPr>
          <w:lang w:val="en-US"/>
        </w:rPr>
        <w:t>,</w:t>
      </w:r>
      <w:r w:rsidR="00AE1B28">
        <w:rPr>
          <w:lang w:val="en-US"/>
        </w:rPr>
        <w:t xml:space="preserve"> </w:t>
      </w:r>
      <w:r w:rsidR="00F874A2">
        <w:rPr>
          <w:szCs w:val="22"/>
          <w:lang w:val="en-US"/>
        </w:rPr>
        <w:t xml:space="preserve">the </w:t>
      </w:r>
      <w:r w:rsidR="00E90DDA">
        <w:rPr>
          <w:rFonts w:ascii="Times New Roman" w:hAnsi="Times New Roman"/>
          <w:szCs w:val="22"/>
          <w:lang w:val="en-US"/>
        </w:rPr>
        <w:t>α</w:t>
      </w:r>
      <w:r w:rsidR="00F874A2">
        <w:rPr>
          <w:szCs w:val="22"/>
          <w:lang w:val="en-US"/>
        </w:rPr>
        <w:t>-Expected Utility (</w:t>
      </w:r>
      <w:r w:rsidR="00E90DDA">
        <w:rPr>
          <w:rFonts w:ascii="Times New Roman" w:hAnsi="Times New Roman"/>
          <w:szCs w:val="22"/>
          <w:lang w:val="en-US"/>
        </w:rPr>
        <w:t>α</w:t>
      </w:r>
      <w:r w:rsidR="00F874A2">
        <w:rPr>
          <w:szCs w:val="22"/>
          <w:lang w:val="en-US"/>
        </w:rPr>
        <w:t xml:space="preserve">EU) model </w:t>
      </w:r>
      <w:r w:rsidR="00F874A2">
        <w:rPr>
          <w:szCs w:val="22"/>
          <w:lang w:val="en-US"/>
        </w:rPr>
        <w:fldChar w:fldCharType="begin"/>
      </w:r>
      <w:r w:rsidR="00F874A2">
        <w:rPr>
          <w:szCs w:val="22"/>
          <w:lang w:val="en-US"/>
        </w:rPr>
        <w:instrText xml:space="preserve"> ADDIN ZOTERO_ITEM CSL_CITATION {"citationID":"m6BgZU3o","properties":{"formattedCitation":"(Ghirardato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F874A2">
        <w:rPr>
          <w:szCs w:val="22"/>
          <w:lang w:val="en-US"/>
        </w:rPr>
        <w:fldChar w:fldCharType="separate"/>
      </w:r>
      <w:r w:rsidR="00F874A2">
        <w:rPr>
          <w:lang w:val="en-GB"/>
        </w:rPr>
        <w:t>(G</w:t>
      </w:r>
      <w:r w:rsidR="00F874A2" w:rsidRPr="008F193A">
        <w:rPr>
          <w:lang w:val="en-GB"/>
        </w:rPr>
        <w:t>hirardato et al.</w:t>
      </w:r>
      <w:r w:rsidR="00F874A2">
        <w:rPr>
          <w:lang w:val="en-GB"/>
        </w:rPr>
        <w:t>,</w:t>
      </w:r>
      <w:r w:rsidR="00F874A2" w:rsidRPr="008F193A">
        <w:rPr>
          <w:lang w:val="en-GB"/>
        </w:rPr>
        <w:t xml:space="preserve"> 2004)</w:t>
      </w:r>
      <w:r w:rsidR="00F874A2">
        <w:rPr>
          <w:szCs w:val="22"/>
          <w:lang w:val="en-US"/>
        </w:rPr>
        <w:fldChar w:fldCharType="end"/>
      </w:r>
      <w:r w:rsidR="00DE29A6">
        <w:rPr>
          <w:szCs w:val="22"/>
          <w:lang w:val="en-US"/>
        </w:rPr>
        <w:t>, by accounting for ambiguity aversion</w:t>
      </w:r>
      <w:r w:rsidR="000054CB">
        <w:rPr>
          <w:szCs w:val="22"/>
          <w:lang w:val="en-US"/>
        </w:rPr>
        <w:t>,</w:t>
      </w:r>
      <w:r w:rsidR="00DE29A6">
        <w:rPr>
          <w:szCs w:val="22"/>
          <w:lang w:val="en-US"/>
        </w:rPr>
        <w:t xml:space="preserve"> </w:t>
      </w:r>
      <w:r w:rsidR="00461597">
        <w:rPr>
          <w:lang w:val="en-US"/>
        </w:rPr>
        <w:t xml:space="preserve">might be a better fit </w:t>
      </w:r>
      <w:r w:rsidR="00C14B92">
        <w:rPr>
          <w:lang w:val="en-US"/>
        </w:rPr>
        <w:t xml:space="preserve">to explain farmers </w:t>
      </w:r>
      <w:r w:rsidR="0037483C">
        <w:rPr>
          <w:lang w:val="en-US"/>
        </w:rPr>
        <w:t>behavior</w:t>
      </w:r>
      <w:r w:rsidR="005B10B5">
        <w:rPr>
          <w:lang w:val="en-US"/>
        </w:rPr>
        <w:t xml:space="preserve"> in ambiguous situations</w:t>
      </w:r>
      <w:r w:rsidRPr="0011582A">
        <w:rPr>
          <w:lang w:val="en-US"/>
        </w:rPr>
        <w:t xml:space="preserve">. </w:t>
      </w:r>
    </w:p>
    <w:p w14:paraId="2F2700CB" w14:textId="2A7C041E" w:rsidR="007E5A31" w:rsidRPr="00972AA3" w:rsidRDefault="007E5A31" w:rsidP="007E5A31">
      <w:pPr>
        <w:spacing w:line="360" w:lineRule="auto"/>
        <w:jc w:val="both"/>
        <w:rPr>
          <w:sz w:val="20"/>
          <w:lang w:val="en-GB"/>
        </w:rPr>
      </w:pPr>
      <w:r w:rsidRPr="0011582A">
        <w:rPr>
          <w:lang w:val="en-US"/>
        </w:rPr>
        <w:t xml:space="preserve">Under </w:t>
      </w:r>
      <w:r w:rsidR="00CC4A4D">
        <w:rPr>
          <w:lang w:val="en-US"/>
        </w:rPr>
        <w:t xml:space="preserve">standard </w:t>
      </w:r>
      <w:r w:rsidRPr="0011582A">
        <w:rPr>
          <w:lang w:val="en-US"/>
        </w:rPr>
        <w:t xml:space="preserve">EUT assumptions, </w:t>
      </w:r>
      <w:r w:rsidRPr="0011582A">
        <w:rPr>
          <w:lang w:val="en-GB"/>
        </w:rPr>
        <w:t>a common approach is to model farmers' behaviour</w:t>
      </w:r>
      <w:r>
        <w:rPr>
          <w:lang w:val="en-GB"/>
        </w:rPr>
        <w:t xml:space="preserve"> as maximiser of certainty equivalent (CE). The CE of a risky outcome </w:t>
      </w:r>
      <m:oMath>
        <m:r>
          <w:rPr>
            <w:rFonts w:ascii="Cambria Math" w:hAnsi="Cambria Math"/>
            <w:lang w:val="en-GB"/>
          </w:rPr>
          <m:t>(</m:t>
        </m:r>
        <m:r>
          <w:rPr>
            <w:rFonts w:ascii="Cambria Math" w:hAnsi="Cambria Math"/>
          </w:rPr>
          <m:t>x</m:t>
        </m:r>
        <m:r>
          <w:rPr>
            <w:rFonts w:ascii="Cambria Math" w:hAnsi="Cambria Math"/>
            <w:lang w:val="en-GB"/>
          </w:rPr>
          <m:t>)</m:t>
        </m:r>
      </m:oMath>
      <w:r>
        <w:rPr>
          <w:lang w:val="en-GB"/>
        </w:rPr>
        <w:t xml:space="preserve"> denotes the guaranteed payoff level that has the same utility as the expected utility of the risky outcome. Risk averse farmers are willing to reduce risk exposure by paying a risk premium. The expected outcome </w:t>
      </w:r>
      <m:oMath>
        <m:r>
          <w:rPr>
            <w:rFonts w:ascii="Cambria Math" w:hAnsi="Cambria Math"/>
          </w:rPr>
          <m:t>E</m:t>
        </m:r>
        <m:d>
          <m:dPr>
            <m:ctrlPr>
              <w:rPr>
                <w:rFonts w:ascii="Cambria Math" w:hAnsi="Cambria Math"/>
                <w:i/>
                <w:iCs/>
              </w:rPr>
            </m:ctrlPr>
          </m:dPr>
          <m:e>
            <m:r>
              <w:rPr>
                <w:rFonts w:ascii="Cambria Math" w:hAnsi="Cambria Math"/>
              </w:rPr>
              <m:t>x</m:t>
            </m:r>
          </m:e>
        </m:d>
      </m:oMath>
      <w:r>
        <w:rPr>
          <w:lang w:val="en-GB"/>
        </w:rPr>
        <w:t xml:space="preserve"> is thus reduced by the risk premium as follows: </w:t>
      </w:r>
    </w:p>
    <w:p w14:paraId="06563435" w14:textId="3E7607DF" w:rsidR="007E5A31" w:rsidRDefault="00000000" w:rsidP="007E5A31">
      <w:pPr>
        <w:spacing w:line="360" w:lineRule="auto"/>
        <w:jc w:val="both"/>
        <w:rPr>
          <w:sz w:val="20"/>
          <w:szCs w:val="18"/>
        </w:rPr>
      </w:pPr>
      <m:oMathPara>
        <m:oMath>
          <m:eqArr>
            <m:eqArrPr>
              <m:maxDist m:val="1"/>
              <m:ctrlPr>
                <w:rPr>
                  <w:rFonts w:ascii="Cambria Math" w:hAnsi="Cambria Math"/>
                  <w:i/>
                  <w:iCs/>
                </w:rPr>
              </m:ctrlPr>
            </m:eqArrPr>
            <m:e>
              <m:r>
                <w:rPr>
                  <w:rFonts w:ascii="Cambria Math" w:hAnsi="Cambria Math"/>
                </w:rPr>
                <m:t>max</m:t>
              </m:r>
              <m:func>
                <m:funcPr>
                  <m:ctrlPr>
                    <w:rPr>
                      <w:rFonts w:ascii="Cambria Math" w:hAnsi="Cambria Math"/>
                      <w:i/>
                      <w:iCs/>
                    </w:rPr>
                  </m:ctrlPr>
                </m:funcPr>
                <m:fName>
                  <m:r>
                    <w:rPr>
                      <w:rFonts w:ascii="Cambria Math" w:hAnsi="Cambria Math"/>
                    </w:rPr>
                    <m:t>U</m:t>
                  </m:r>
                  <m:r>
                    <m:rPr>
                      <m:sty m:val="p"/>
                    </m:rPr>
                    <w:rPr>
                      <w:rFonts w:ascii="Cambria Math" w:hAnsi="Cambria Math"/>
                    </w:rPr>
                    <m:t>(CE)</m:t>
                  </m:r>
                  <m:r>
                    <w:rPr>
                      <w:rFonts w:ascii="Cambria Math" w:hAnsi="Cambria Math"/>
                    </w:rPr>
                    <m:t>=</m:t>
                  </m:r>
                </m:fName>
                <m:e>
                  <m:r>
                    <w:rPr>
                      <w:rFonts w:ascii="Cambria Math" w:hAnsi="Cambria Math"/>
                    </w:rPr>
                    <m:t xml:space="preserve"> E</m:t>
                  </m:r>
                  <m:d>
                    <m:dPr>
                      <m:ctrlPr>
                        <w:rPr>
                          <w:rFonts w:ascii="Cambria Math" w:hAnsi="Cambria Math"/>
                          <w:i/>
                          <w:iCs/>
                        </w:rPr>
                      </m:ctrlPr>
                    </m:dPr>
                    <m:e>
                      <m:r>
                        <w:rPr>
                          <w:rFonts w:ascii="Cambria Math" w:hAnsi="Cambria Math"/>
                        </w:rPr>
                        <m:t>x</m:t>
                      </m:r>
                    </m:e>
                  </m:d>
                  <m:r>
                    <w:rPr>
                      <w:rFonts w:ascii="Cambria Math" w:hAnsi="Cambria Math"/>
                    </w:rPr>
                    <m:t xml:space="preserve">- </m:t>
                  </m:r>
                  <m:f>
                    <m:fPr>
                      <m:ctrlPr>
                        <w:rPr>
                          <w:rFonts w:ascii="Cambria Math" w:hAnsi="Cambria Math"/>
                          <w:i/>
                          <w:iCs/>
                        </w:rPr>
                      </m:ctrlPr>
                    </m:fPr>
                    <m:num>
                      <m:r>
                        <w:rPr>
                          <w:rFonts w:ascii="Cambria Math" w:hAnsi="Cambria Math"/>
                          <w:szCs w:val="22"/>
                          <w:lang w:val="en-GB"/>
                        </w:rPr>
                        <m:t>δ</m:t>
                      </m:r>
                    </m:num>
                    <m:den>
                      <m:r>
                        <w:rPr>
                          <w:rFonts w:ascii="Cambria Math" w:hAnsi="Cambria Math"/>
                        </w:rPr>
                        <m:t>2</m:t>
                      </m:r>
                    </m:den>
                  </m:f>
                  <m:r>
                    <w:rPr>
                      <w:rFonts w:ascii="Cambria Math" w:hAnsi="Cambria Math"/>
                    </w:rPr>
                    <m:t>Var</m:t>
                  </m:r>
                  <m:d>
                    <m:dPr>
                      <m:ctrlPr>
                        <w:rPr>
                          <w:rFonts w:ascii="Cambria Math" w:hAnsi="Cambria Math"/>
                          <w:i/>
                          <w:iCs/>
                        </w:rPr>
                      </m:ctrlPr>
                    </m:dPr>
                    <m:e>
                      <m:r>
                        <w:rPr>
                          <w:rFonts w:ascii="Cambria Math" w:hAnsi="Cambria Math"/>
                        </w:rPr>
                        <m:t>x</m:t>
                      </m:r>
                    </m:e>
                  </m:d>
                </m:e>
              </m:func>
              <m:r>
                <w:rPr>
                  <w:rFonts w:ascii="Cambria Math" w:hAnsi="Cambria Math"/>
                </w:rPr>
                <m:t>#</m:t>
              </m:r>
              <m:d>
                <m:dPr>
                  <m:ctrlPr>
                    <w:rPr>
                      <w:rFonts w:ascii="Cambria Math" w:hAnsi="Cambria Math"/>
                      <w:i/>
                      <w:iCs/>
                    </w:rPr>
                  </m:ctrlPr>
                </m:dPr>
                <m:e>
                  <m:r>
                    <w:rPr>
                      <w:rFonts w:ascii="Cambria Math" w:hAnsi="Cambria Math"/>
                    </w:rPr>
                    <m:t>1</m:t>
                  </m:r>
                </m:e>
              </m:d>
              <m:ctrlPr>
                <w:rPr>
                  <w:rFonts w:ascii="Cambria Math" w:hAnsi="Cambria Math"/>
                  <w:i/>
                </w:rPr>
              </m:ctrlPr>
            </m:e>
          </m:eqArr>
        </m:oMath>
      </m:oMathPara>
    </w:p>
    <w:p w14:paraId="400B07AD" w14:textId="77777777" w:rsidR="00C359BD" w:rsidRDefault="007E5A31" w:rsidP="007E5A31">
      <w:pPr>
        <w:spacing w:line="360" w:lineRule="auto"/>
        <w:jc w:val="both"/>
        <w:rPr>
          <w:szCs w:val="22"/>
          <w:lang w:val="en-GB"/>
        </w:rPr>
      </w:pPr>
      <w:r w:rsidRPr="0011582A">
        <w:rPr>
          <w:szCs w:val="22"/>
          <w:lang w:val="en-GB"/>
        </w:rPr>
        <w:lastRenderedPageBreak/>
        <w:t xml:space="preserve">where </w:t>
      </w:r>
      <m:oMath>
        <m:r>
          <w:rPr>
            <w:rFonts w:ascii="Cambria Math" w:hAnsi="Cambria Math"/>
            <w:szCs w:val="22"/>
            <w:lang w:val="en-GB"/>
          </w:rPr>
          <m:t>δ</m:t>
        </m:r>
      </m:oMath>
      <w:r w:rsidRPr="008A0B41">
        <w:rPr>
          <w:szCs w:val="22"/>
          <w:lang w:val="en-GB"/>
        </w:rPr>
        <w:t xml:space="preserve"> </w:t>
      </w:r>
      <w:r w:rsidRPr="0011582A">
        <w:rPr>
          <w:szCs w:val="22"/>
          <w:lang w:val="en-GB"/>
        </w:rPr>
        <w:t xml:space="preserve">is absolute risk aversion. </w:t>
      </w:r>
      <w:r w:rsidR="00CE63A7">
        <w:rPr>
          <w:szCs w:val="22"/>
          <w:lang w:val="en-GB"/>
        </w:rPr>
        <w:t>While still relevant for normative assessments, f</w:t>
      </w:r>
      <w:r w:rsidRPr="0011582A">
        <w:rPr>
          <w:szCs w:val="22"/>
          <w:lang w:val="en-GB"/>
        </w:rPr>
        <w:t>armers decisions about financial tools are in general not consistent with EUT</w:t>
      </w:r>
      <w:r>
        <w:rPr>
          <w:szCs w:val="22"/>
          <w:lang w:val="en-GB"/>
        </w:rPr>
        <w:t xml:space="preserve"> (XXX)</w:t>
      </w:r>
      <w:r w:rsidR="008A4FF8">
        <w:rPr>
          <w:szCs w:val="22"/>
          <w:lang w:val="en-GB"/>
        </w:rPr>
        <w:t xml:space="preserve">. </w:t>
      </w:r>
    </w:p>
    <w:p w14:paraId="341D7B2B" w14:textId="3386B1EC" w:rsidR="007E5A31" w:rsidRPr="0072654F" w:rsidRDefault="0046437A" w:rsidP="007E5A31">
      <w:pPr>
        <w:spacing w:line="360" w:lineRule="auto"/>
        <w:jc w:val="both"/>
        <w:rPr>
          <w:szCs w:val="22"/>
          <w:lang w:val="en-GB"/>
        </w:rPr>
      </w:pPr>
      <w:r>
        <w:rPr>
          <w:szCs w:val="22"/>
          <w:lang w:val="en-US"/>
        </w:rPr>
        <w:t xml:space="preserve">Behavioral economics </w:t>
      </w:r>
      <w:r w:rsidR="00654E31">
        <w:rPr>
          <w:szCs w:val="22"/>
          <w:lang w:val="en-US"/>
        </w:rPr>
        <w:t>extensions of EUT might better explain actual farmers behavior.</w:t>
      </w:r>
      <w:r w:rsidR="002A508D">
        <w:rPr>
          <w:szCs w:val="22"/>
          <w:lang w:val="en-US"/>
        </w:rPr>
        <w:t xml:space="preserve"> Thus, a</w:t>
      </w:r>
      <w:r w:rsidR="007E5A31" w:rsidRPr="0011582A">
        <w:rPr>
          <w:szCs w:val="22"/>
          <w:lang w:val="en-US"/>
        </w:rPr>
        <w:t>ssuming CPT preferences,</w:t>
      </w:r>
      <w:r w:rsidR="007E5A31">
        <w:rPr>
          <w:szCs w:val="22"/>
          <w:lang w:val="en-US"/>
        </w:rPr>
        <w:t xml:space="preserve"> where </w:t>
      </w:r>
      <w:r w:rsidR="0037483C">
        <w:rPr>
          <w:szCs w:val="22"/>
          <w:lang w:val="en-GB"/>
        </w:rPr>
        <w:t>gains</w:t>
      </w:r>
      <w:r w:rsidR="007E5A31" w:rsidRPr="0011582A">
        <w:rPr>
          <w:szCs w:val="22"/>
          <w:lang w:val="en-US"/>
        </w:rPr>
        <w:t xml:space="preserve"> and losses are considered as deviations from a reference point</w:t>
      </w:r>
      <w:r w:rsidR="007E5A31">
        <w:rPr>
          <w:szCs w:val="22"/>
          <w:lang w:val="en-US"/>
        </w:rPr>
        <w:t>,</w:t>
      </w:r>
      <w:r w:rsidR="007E5A31" w:rsidRPr="0011582A">
        <w:rPr>
          <w:szCs w:val="22"/>
          <w:lang w:val="en-US"/>
        </w:rPr>
        <w:t xml:space="preserve"> decision-makers</w:t>
      </w:r>
      <w:r w:rsidR="00811CBB">
        <w:rPr>
          <w:szCs w:val="22"/>
          <w:lang w:val="en-US"/>
        </w:rPr>
        <w:t xml:space="preserve"> might</w:t>
      </w:r>
      <w:r w:rsidR="007E5A31" w:rsidRPr="0011582A">
        <w:rPr>
          <w:szCs w:val="22"/>
          <w:lang w:val="en-US"/>
        </w:rPr>
        <w:t xml:space="preserve"> </w:t>
      </w:r>
      <w:r w:rsidR="0037483C" w:rsidRPr="0011582A">
        <w:rPr>
          <w:szCs w:val="22"/>
          <w:lang w:val="en-US"/>
        </w:rPr>
        <w:t>maximize</w:t>
      </w:r>
      <w:r w:rsidR="007E5A31" w:rsidRPr="0011582A">
        <w:rPr>
          <w:szCs w:val="22"/>
          <w:lang w:val="en-US"/>
        </w:rPr>
        <w:t xml:space="preserve"> </w:t>
      </w:r>
      <w:r w:rsidR="007E5A31">
        <w:rPr>
          <w:szCs w:val="22"/>
          <w:lang w:val="en-US"/>
        </w:rPr>
        <w:t>the</w:t>
      </w:r>
      <w:r w:rsidR="007E5A31" w:rsidRPr="0011582A">
        <w:rPr>
          <w:szCs w:val="22"/>
          <w:lang w:val="en-US"/>
        </w:rPr>
        <w:t xml:space="preserve"> prospect value </w:t>
      </w:r>
      <m:oMath>
        <m:d>
          <m:dPr>
            <m:ctrlPr>
              <w:rPr>
                <w:rFonts w:ascii="Cambria Math" w:hAnsi="Cambria Math"/>
                <w:szCs w:val="22"/>
                <w:lang w:val="en-GB"/>
              </w:rPr>
            </m:ctrlPr>
          </m:dPr>
          <m:e>
            <m:r>
              <w:rPr>
                <w:rFonts w:ascii="Cambria Math" w:hAnsi="Cambria Math"/>
                <w:szCs w:val="22"/>
                <w:lang w:val="en-GB"/>
              </w:rPr>
              <m:t>V</m:t>
            </m:r>
          </m:e>
        </m:d>
      </m:oMath>
      <w:r w:rsidR="007E5A31">
        <w:rPr>
          <w:szCs w:val="22"/>
          <w:lang w:val="en-GB"/>
        </w:rPr>
        <w:t xml:space="preserve"> of a risky outcome as</w:t>
      </w:r>
      <w:r w:rsidR="007E5A31" w:rsidRPr="0011582A">
        <w:rPr>
          <w:szCs w:val="22"/>
          <w:lang w:val="en-GB"/>
        </w:rPr>
        <w:t>:</w:t>
      </w:r>
    </w:p>
    <w:p w14:paraId="6A0AF703" w14:textId="4E928BD6" w:rsidR="007E5A31" w:rsidRPr="0072654F" w:rsidRDefault="00000000" w:rsidP="007E5A31">
      <w:pPr>
        <w:spacing w:line="360" w:lineRule="auto"/>
        <w:jc w:val="both"/>
      </w:pPr>
      <m:oMathPara>
        <m:oMath>
          <m:eqArr>
            <m:eqArrPr>
              <m:maxDist m:val="1"/>
              <m:ctrlPr>
                <w:rPr>
                  <w:rFonts w:ascii="Cambria Math" w:hAnsi="Cambria Math"/>
                  <w:i/>
                </w:rPr>
              </m:ctrlPr>
            </m:eqArrPr>
            <m:e>
              <m:func>
                <m:funcPr>
                  <m:ctrlPr>
                    <w:rPr>
                      <w:rFonts w:ascii="Cambria Math" w:hAnsi="Cambria Math"/>
                      <w:i/>
                    </w:rPr>
                  </m:ctrlPr>
                </m:funcPr>
                <m:fName>
                  <m:r>
                    <w:rPr>
                      <w:rFonts w:ascii="Cambria Math" w:hAnsi="Cambria Math"/>
                    </w:rPr>
                    <m:t>max</m:t>
                  </m:r>
                </m:fName>
                <m:e>
                  <m:r>
                    <w:rPr>
                      <w:rFonts w:ascii="Cambria Math" w:hAnsi="Cambria Math"/>
                    </w:rPr>
                    <m:t xml:space="preserve">V= </m:t>
                  </m:r>
                </m:e>
              </m:func>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ϑ</m:t>
                      </m:r>
                    </m:e>
                    <m:sub>
                      <m:r>
                        <w:rPr>
                          <w:rFonts w:ascii="Cambria Math" w:hAnsi="Cambria Math"/>
                        </w:rPr>
                        <m:t>i</m:t>
                      </m:r>
                    </m:sub>
                  </m:sSub>
                  <m:r>
                    <w:rPr>
                      <w:rFonts w:ascii="Cambria Math" w:hAnsi="Cambria Math"/>
                    </w:rPr>
                    <m:t>v</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0EBF4A8E" w14:textId="1554FF27" w:rsidR="007E5A31" w:rsidRPr="009543FA" w:rsidRDefault="007E5A31" w:rsidP="007E5A31">
      <w:pPr>
        <w:spacing w:line="360" w:lineRule="auto"/>
        <w:jc w:val="both"/>
        <w:rPr>
          <w:szCs w:val="22"/>
          <w:lang w:val="en-GB"/>
        </w:rPr>
      </w:pPr>
      <w:r w:rsidRPr="0011582A">
        <w:rPr>
          <w:szCs w:val="22"/>
          <w:lang w:val="en-US"/>
        </w:rPr>
        <w:t xml:space="preserve">where single prospect outcomes are transformed into a value function </w:t>
      </w:r>
      <m:oMath>
        <m:r>
          <w:rPr>
            <w:rFonts w:ascii="Cambria Math" w:hAnsi="Cambria Math"/>
            <w:szCs w:val="22"/>
            <w:lang w:val="en-GB"/>
          </w:rPr>
          <m:t>v</m:t>
        </m:r>
        <m:d>
          <m:dPr>
            <m:ctrlPr>
              <w:rPr>
                <w:rFonts w:ascii="Cambria Math" w:hAnsi="Cambria Math"/>
                <w:i/>
                <w:iCs/>
                <w:szCs w:val="22"/>
                <w:lang w:val="en-GB"/>
              </w:rPr>
            </m:ctrlPr>
          </m:dPr>
          <m:e>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i</m:t>
                </m:r>
              </m:sub>
            </m:sSub>
          </m:e>
        </m:d>
      </m:oMath>
      <w:r w:rsidRPr="0011582A">
        <w:rPr>
          <w:szCs w:val="22"/>
          <w:lang w:val="en-US"/>
        </w:rPr>
        <w:t xml:space="preserve"> that incorporates risk</w:t>
      </w:r>
      <w:r w:rsidR="00B82D4E">
        <w:rPr>
          <w:szCs w:val="22"/>
          <w:lang w:val="en-US"/>
        </w:rPr>
        <w:t>-</w:t>
      </w:r>
      <w:r w:rsidRPr="0011582A">
        <w:rPr>
          <w:szCs w:val="22"/>
          <w:lang w:val="en-US"/>
        </w:rPr>
        <w:t xml:space="preserve">aversion over gains and risk-seeking </w:t>
      </w:r>
      <w:r w:rsidR="0037483C" w:rsidRPr="0011582A">
        <w:rPr>
          <w:szCs w:val="22"/>
          <w:lang w:val="en-US"/>
        </w:rPr>
        <w:t>behavior</w:t>
      </w:r>
      <w:r w:rsidRPr="0011582A">
        <w:rPr>
          <w:szCs w:val="22"/>
          <w:lang w:val="en-US"/>
        </w:rPr>
        <w:t xml:space="preserve"> over losses: </w:t>
      </w:r>
    </w:p>
    <w:p w14:paraId="5B9BE694" w14:textId="3D047C4B" w:rsidR="007E5A31" w:rsidRPr="000E6D7D" w:rsidRDefault="00000000" w:rsidP="007E5A31">
      <w:pPr>
        <w:spacing w:line="360" w:lineRule="auto"/>
        <w:jc w:val="both"/>
        <w:rPr>
          <w:szCs w:val="22"/>
        </w:rPr>
      </w:pPr>
      <m:oMathPara>
        <m:oMath>
          <m:eqArr>
            <m:eqArrPr>
              <m:maxDist m:val="1"/>
              <m:ctrlPr>
                <w:rPr>
                  <w:rFonts w:ascii="Cambria Math" w:hAnsi="Cambria Math"/>
                  <w:i/>
                  <w:szCs w:val="22"/>
                  <w:lang w:val="en-US"/>
                </w:rPr>
              </m:ctrlPr>
            </m:eqArrPr>
            <m:e>
              <m:r>
                <w:rPr>
                  <w:rFonts w:ascii="Cambria Math" w:hAnsi="Cambria Math"/>
                  <w:szCs w:val="22"/>
                </w:rPr>
                <m:t>v</m:t>
              </m:r>
              <m:d>
                <m:dPr>
                  <m:ctrlPr>
                    <w:rPr>
                      <w:rFonts w:ascii="Cambria Math" w:hAnsi="Cambria Math"/>
                      <w:szCs w:val="22"/>
                      <w:lang w:val="en-US"/>
                    </w:rPr>
                  </m:ctrlPr>
                </m:dPr>
                <m:e>
                  <m:r>
                    <w:rPr>
                      <w:rFonts w:ascii="Cambria Math" w:hAnsi="Cambria Math"/>
                      <w:szCs w:val="22"/>
                    </w:rPr>
                    <m:t>x</m:t>
                  </m:r>
                </m:e>
              </m:d>
              <m:r>
                <w:rPr>
                  <w:rFonts w:ascii="Cambria Math" w:hAnsi="Cambria Math"/>
                  <w:szCs w:val="22"/>
                  <w:lang w:val="en-US"/>
                </w:rPr>
                <m:t>=</m:t>
              </m:r>
              <m:d>
                <m:dPr>
                  <m:begChr m:val="{"/>
                  <m:endChr m:val=""/>
                  <m:ctrlPr>
                    <w:rPr>
                      <w:rFonts w:ascii="Cambria Math" w:hAnsi="Cambria Math"/>
                      <w:i/>
                      <w:szCs w:val="22"/>
                      <w:lang w:val="en-US"/>
                    </w:rPr>
                  </m:ctrlPr>
                </m:dPr>
                <m:e>
                  <m:eqArr>
                    <m:eqArrPr>
                      <m:ctrlPr>
                        <w:rPr>
                          <w:rFonts w:ascii="Cambria Math" w:hAnsi="Cambria Math"/>
                          <w:i/>
                          <w:szCs w:val="22"/>
                          <w:lang w:val="en-US"/>
                        </w:rPr>
                      </m:ctrlPr>
                    </m:eqArrPr>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
                      <m:r>
                        <w:rPr>
                          <w:rFonts w:ascii="Cambria Math" w:hAnsi="Cambria Math"/>
                          <w:szCs w:val="22"/>
                          <w:lang w:val="en-US"/>
                        </w:rPr>
                        <m:t>-</m:t>
                      </m:r>
                      <m:r>
                        <w:rPr>
                          <w:rFonts w:ascii="Cambria Math" w:hAnsi="Cambria Math"/>
                          <w:szCs w:val="22"/>
                        </w:rPr>
                        <m:t>λ</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rPr>
                                <m:t>-</m:t>
                              </m:r>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e>
                              </m:d>
                              <m:ctrlPr>
                                <w:rPr>
                                  <w:rFonts w:ascii="Cambria Math" w:hAnsi="Cambria Math"/>
                                  <w:szCs w:val="22"/>
                                </w:rPr>
                              </m:ctrlPr>
                            </m:e>
                          </m:d>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&lt;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qArr>
                </m:e>
              </m:d>
              <m:r>
                <w:rPr>
                  <w:rFonts w:ascii="Cambria Math" w:hAnsi="Cambria Math"/>
                  <w:szCs w:val="22"/>
                </w:rPr>
                <m:t>#</m:t>
              </m:r>
              <m:d>
                <m:dPr>
                  <m:ctrlPr>
                    <w:rPr>
                      <w:rFonts w:ascii="Cambria Math" w:hAnsi="Cambria Math"/>
                      <w:i/>
                      <w:szCs w:val="22"/>
                      <w:lang w:val="en-US"/>
                    </w:rPr>
                  </m:ctrlPr>
                </m:dPr>
                <m:e>
                  <m:r>
                    <w:rPr>
                      <w:rFonts w:ascii="Cambria Math" w:hAnsi="Cambria Math"/>
                      <w:szCs w:val="22"/>
                      <w:lang w:val="en-US"/>
                    </w:rPr>
                    <m:t>3</m:t>
                  </m:r>
                </m:e>
              </m:d>
              <m:ctrlPr>
                <w:rPr>
                  <w:rFonts w:ascii="Cambria Math" w:hAnsi="Cambria Math"/>
                  <w:i/>
                  <w:szCs w:val="22"/>
                </w:rPr>
              </m:ctrlPr>
            </m:e>
          </m:eqArr>
        </m:oMath>
      </m:oMathPara>
    </w:p>
    <w:p w14:paraId="06E99010" w14:textId="7B4728A0" w:rsidR="007E5A31" w:rsidRPr="00825851" w:rsidRDefault="007E5A31" w:rsidP="007E5A31">
      <w:pPr>
        <w:spacing w:line="360" w:lineRule="auto"/>
        <w:jc w:val="both"/>
        <w:rPr>
          <w:lang w:val="en-GB"/>
        </w:rPr>
      </w:pPr>
      <w:r w:rsidRPr="0011582A">
        <w:rPr>
          <w:szCs w:val="22"/>
          <w:lang w:val="en-US"/>
        </w:rPr>
        <w:t>where</w:t>
      </w:r>
      <w:r w:rsidR="008512CF">
        <w:rPr>
          <w:szCs w:val="22"/>
          <w:lang w:val="en-US"/>
        </w:rPr>
        <w:t xml:space="preserve"> </w:t>
      </w:r>
      <m:oMath>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0</m:t>
            </m:r>
          </m:sub>
        </m:sSub>
      </m:oMath>
      <w:r w:rsidR="007854F6">
        <w:rPr>
          <w:szCs w:val="22"/>
          <w:lang w:val="en-GB"/>
        </w:rPr>
        <w:t xml:space="preserve"> is the reference point,</w:t>
      </w:r>
      <w:r w:rsidRPr="0011582A">
        <w:rPr>
          <w:szCs w:val="22"/>
          <w:lang w:val="en-US"/>
        </w:rPr>
        <w:t xml:space="preserve"> </w:t>
      </w:r>
      <m:oMath>
        <m:r>
          <w:rPr>
            <w:rFonts w:ascii="Cambria Math" w:hAnsi="Cambria Math"/>
            <w:szCs w:val="22"/>
            <w:lang w:val="en-GB"/>
          </w:rPr>
          <m:t>λ</m:t>
        </m:r>
      </m:oMath>
      <w:r w:rsidRPr="0011582A">
        <w:rPr>
          <w:szCs w:val="22"/>
          <w:lang w:val="en-US"/>
        </w:rPr>
        <w:t xml:space="preserve"> is the loss-aversion parameter,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GB"/>
        </w:rPr>
        <w:t xml:space="preserve">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US"/>
        </w:rPr>
        <w:t xml:space="preserve"> are the risk-aversion parameters for gains and losses respectively. </w:t>
      </w:r>
      <w:r w:rsidR="00C971BE">
        <w:rPr>
          <w:szCs w:val="22"/>
          <w:lang w:val="en-US"/>
        </w:rPr>
        <w:t xml:space="preserve">For each outcome, there is a probability of occurrence </w:t>
      </w:r>
      <m:oMath>
        <m:d>
          <m:dPr>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i</m:t>
                </m:r>
              </m:sub>
            </m:sSub>
          </m:e>
        </m:d>
      </m:oMath>
      <w:r w:rsidR="00C971BE">
        <w:rPr>
          <w:szCs w:val="22"/>
          <w:lang w:val="en-US"/>
        </w:rPr>
        <w:t>. These probabilities are translated into decision weights</w:t>
      </w:r>
      <w:r w:rsidR="00C971BE" w:rsidRPr="0011582A">
        <w:rPr>
          <w:szCs w:val="22"/>
          <w:lang w:val="en-US"/>
        </w:rPr>
        <w:t xml:space="preserve"> </w:t>
      </w:r>
      <w:r w:rsidRPr="0011582A">
        <w:rPr>
          <w:szCs w:val="22"/>
          <w:lang w:val="en-US"/>
        </w:rPr>
        <w:t>by a</w:t>
      </w:r>
      <w:r>
        <w:rPr>
          <w:szCs w:val="22"/>
          <w:lang w:val="en-US"/>
        </w:rPr>
        <w:t xml:space="preserve"> function</w:t>
      </w:r>
      <w:r w:rsidRPr="0011582A">
        <w:rPr>
          <w:szCs w:val="22"/>
          <w:lang w:val="en-US"/>
        </w:rPr>
        <w:t xml:space="preserve"> </w:t>
      </w:r>
      <m:oMath>
        <m:r>
          <w:rPr>
            <w:rFonts w:ascii="Cambria Math" w:hAnsi="Cambria Math"/>
            <w:szCs w:val="22"/>
            <w:lang w:val="en-GB"/>
          </w:rPr>
          <m:t>w</m:t>
        </m:r>
        <m:d>
          <m:dPr>
            <m:ctrlPr>
              <w:rPr>
                <w:rFonts w:ascii="Cambria Math" w:hAnsi="Cambria Math"/>
                <w:szCs w:val="22"/>
                <w:lang w:val="en-GB"/>
              </w:rPr>
            </m:ctrlPr>
          </m:dPr>
          <m:e>
            <m:r>
              <w:rPr>
                <w:rFonts w:ascii="Cambria Math" w:hAnsi="Cambria Math"/>
                <w:szCs w:val="22"/>
                <w:lang w:val="en-GB"/>
              </w:rPr>
              <m:t>p</m:t>
            </m:r>
          </m:e>
        </m:d>
      </m:oMath>
      <w:r w:rsidR="00C971BE">
        <w:rPr>
          <w:szCs w:val="22"/>
          <w:lang w:val="en-GB"/>
        </w:rPr>
        <w:t>,</w:t>
      </w:r>
      <w:r w:rsidRPr="003535D5">
        <w:rPr>
          <w:szCs w:val="22"/>
          <w:lang w:val="en-GB"/>
        </w:rPr>
        <w:t xml:space="preserve"> </w:t>
      </w:r>
      <w:r>
        <w:rPr>
          <w:lang w:val="en-GB"/>
        </w:rPr>
        <w:t xml:space="preserve">which </w:t>
      </w:r>
      <w:r w:rsidRPr="00665FCB">
        <w:rPr>
          <w:lang w:val="en-GB"/>
        </w:rPr>
        <w:t>captures the tendency to overweight small probabilities and underweight large ones</w:t>
      </w:r>
      <w:r w:rsidRPr="0011582A">
        <w:rPr>
          <w:szCs w:val="22"/>
          <w:lang w:val="en-GB"/>
        </w:rPr>
        <w:t xml:space="preserve">. </w:t>
      </w:r>
      <w:r>
        <w:rPr>
          <w:szCs w:val="22"/>
          <w:lang w:val="en-GB"/>
        </w:rPr>
        <w:t>Several</w:t>
      </w:r>
      <w:r w:rsidRPr="00ED07B0">
        <w:rPr>
          <w:iCs/>
          <w:szCs w:val="22"/>
          <w:lang w:val="en-GB"/>
        </w:rPr>
        <w:t xml:space="preserve"> functional form</w:t>
      </w:r>
      <w:r w:rsidR="00366A23">
        <w:rPr>
          <w:iCs/>
          <w:szCs w:val="22"/>
          <w:lang w:val="en-GB"/>
        </w:rPr>
        <w:t>s</w:t>
      </w:r>
      <w:r w:rsidRPr="00ED07B0">
        <w:rPr>
          <w:iCs/>
          <w:szCs w:val="22"/>
          <w:lang w:val="en-GB"/>
        </w:rPr>
        <w:t xml:space="preserve"> </w:t>
      </w:r>
      <w:r>
        <w:rPr>
          <w:iCs/>
          <w:szCs w:val="22"/>
          <w:lang w:val="en-GB"/>
        </w:rPr>
        <w:t xml:space="preserve">have been proposed for the probability weighting function, but the most commonly used are those introduced by </w:t>
      </w:r>
      <w:r>
        <w:rPr>
          <w:iCs/>
          <w:szCs w:val="22"/>
          <w:lang w:val="en-GB"/>
        </w:rPr>
        <w:fldChar w:fldCharType="begin"/>
      </w:r>
      <w:r>
        <w:rPr>
          <w:iCs/>
          <w:szCs w:val="22"/>
          <w:lang w:val="en-GB"/>
        </w:rPr>
        <w:instrText xml:space="preserve"> ADDIN ZOTERO_ITEM CSL_CITATION {"citationID":"bJ9CbW9g","properties":{"formattedCitation":"(Tversky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Pr>
          <w:iCs/>
          <w:szCs w:val="22"/>
          <w:lang w:val="en-GB"/>
        </w:rPr>
        <w:fldChar w:fldCharType="separate"/>
      </w:r>
      <w:r w:rsidRPr="00496309">
        <w:rPr>
          <w:lang w:val="en-GB"/>
        </w:rPr>
        <w:t xml:space="preserve">Tversky &amp; Kahneman </w:t>
      </w:r>
      <w:r>
        <w:rPr>
          <w:lang w:val="en-GB"/>
        </w:rPr>
        <w:t>(</w:t>
      </w:r>
      <w:r w:rsidRPr="00496309">
        <w:rPr>
          <w:lang w:val="en-GB"/>
        </w:rPr>
        <w:t>1992)</w:t>
      </w:r>
      <w:r>
        <w:rPr>
          <w:iCs/>
          <w:szCs w:val="22"/>
          <w:lang w:val="en-GB"/>
        </w:rPr>
        <w:fldChar w:fldCharType="end"/>
      </w:r>
      <w:r>
        <w:rPr>
          <w:lang w:val="en-GB"/>
        </w:rPr>
        <w:t xml:space="preserve">, which assumes different weighting in the domains of gains and losses (Eq. 9), and </w:t>
      </w:r>
      <w:r>
        <w:rPr>
          <w:lang w:val="en-GB"/>
        </w:rPr>
        <w:fldChar w:fldCharType="begin"/>
      </w:r>
      <w:r>
        <w:rPr>
          <w:lang w:val="en-GB"/>
        </w:rPr>
        <w:instrText xml:space="preserve"> ADDIN ZOTERO_ITEM CSL_CITATION {"citationID":"BFgsvDOA","properties":{"formattedCitation":"(Prelec, 1998)","plainCitation":"(Prelec, 1998)","dontUpdate":true,"noteIndex":0},"citationItems":[{"id":127001,"uris":["http://zotero.org/users/14812719/items/P62A9FEF"],"itemData":{"id":127001,"type":"article-journal","abstract":"A probability weighting function w(p) is a prominent feature of several non-expected utility theories, including prospect theory and rank-dependent models. Empirical estimates indicate that w(p) is regressive (first w(p) &gt; p, then w(p) &lt; p), s-shaped (first concave, then convex), and asymmetrical (intersecting the diagonal at about 1/3). The paper states axioms for several w(p) forms, including the compound invariant, w(p) = &lt;tex-math&gt;${\\rm exp}\\{-\\{-{\\rm ln}\\ p\\}^{\\alpha}\\}$&lt;/tex-math&gt;, 0 &lt; ? &lt; 1, which is regressive, s-shaped, and with an invariant fixed point and inflection point at 1/e = .37.","container-title":"Econometrica","DOI":"10.2307/2998573","ISSN":"0012-9682","issue":"3","note":"publisher: [Wiley, Econometric Society]","page":"497-527","source":"JSTOR","title":"The Probability Weighting Function","volume":"66","author":[{"family":"Prelec","given":"Drazen"}],"issued":{"date-parts":[["1998"]]}}}],"schema":"https://github.com/citation-style-language/schema/raw/master/csl-citation.json"} </w:instrText>
      </w:r>
      <w:r>
        <w:rPr>
          <w:lang w:val="en-GB"/>
        </w:rPr>
        <w:fldChar w:fldCharType="separate"/>
      </w:r>
      <w:r w:rsidRPr="00526CDC">
        <w:rPr>
          <w:lang w:val="en-GB"/>
        </w:rPr>
        <w:t xml:space="preserve">Prelec </w:t>
      </w:r>
      <w:r>
        <w:rPr>
          <w:lang w:val="en-GB"/>
        </w:rPr>
        <w:t>(</w:t>
      </w:r>
      <w:r w:rsidRPr="00526CDC">
        <w:rPr>
          <w:lang w:val="en-GB"/>
        </w:rPr>
        <w:t>1998)</w:t>
      </w:r>
      <w:r>
        <w:rPr>
          <w:lang w:val="en-GB"/>
        </w:rPr>
        <w:fldChar w:fldCharType="end"/>
      </w:r>
      <w:r>
        <w:rPr>
          <w:lang w:val="en-GB"/>
        </w:rPr>
        <w:t xml:space="preserve">, which assumes equal weighting in the two domains (Eq. 10): </w:t>
      </w:r>
    </w:p>
    <w:p w14:paraId="4948768D" w14:textId="3F019A8F" w:rsidR="007E5A31" w:rsidRPr="00601008" w:rsidRDefault="00000000" w:rsidP="007E5A31">
      <w:pPr>
        <w:spacing w:line="360" w:lineRule="auto"/>
        <w:jc w:val="both"/>
        <w:rPr>
          <w:szCs w:val="22"/>
          <w:lang w:val="en-GB"/>
        </w:rPr>
      </w:pPr>
      <m:oMath>
        <m:eqArr>
          <m:eqArrPr>
            <m:maxDist m:val="1"/>
            <m:ctrlPr>
              <w:rPr>
                <w:rFonts w:ascii="Cambria Math" w:hAnsi="Cambria Math"/>
                <w:i/>
                <w:szCs w:val="22"/>
              </w:rPr>
            </m:ctrlPr>
          </m:eqArrPr>
          <m:e>
            <m:r>
              <w:rPr>
                <w:rFonts w:ascii="Cambria Math" w:hAnsi="Cambria Math"/>
                <w:szCs w:val="22"/>
              </w:rPr>
              <m:t>w</m:t>
            </m:r>
            <m:d>
              <m:dPr>
                <m:ctrlPr>
                  <w:rPr>
                    <w:rFonts w:ascii="Cambria Math" w:hAnsi="Cambria Math"/>
                    <w:i/>
                    <w:szCs w:val="22"/>
                  </w:rPr>
                </m:ctrlPr>
              </m:dPr>
              <m:e>
                <m:r>
                  <w:rPr>
                    <w:rFonts w:ascii="Cambria Math" w:hAnsi="Cambria Math"/>
                    <w:szCs w:val="22"/>
                  </w:rPr>
                  <m:t>p</m:t>
                </m:r>
              </m:e>
            </m:d>
            <m:r>
              <w:rPr>
                <w:rFonts w:ascii="Cambria Math" w:hAnsi="Cambria Math"/>
                <w:szCs w:val="22"/>
                <w:lang w:val="en-GB"/>
              </w:rPr>
              <m:t>=</m:t>
            </m:r>
            <m:d>
              <m:dPr>
                <m:begChr m:val="{"/>
                <m:endChr m:val=""/>
                <m:ctrlPr>
                  <w:rPr>
                    <w:rFonts w:ascii="Cambria Math" w:hAnsi="Cambria Math"/>
                    <w:i/>
                    <w:szCs w:val="22"/>
                  </w:rPr>
                </m:ctrlPr>
              </m:dPr>
              <m:e>
                <m:eqArr>
                  <m:eqArrPr>
                    <m:ctrlPr>
                      <w:rPr>
                        <w:rFonts w:ascii="Cambria Math" w:hAnsi="Cambria Math"/>
                        <w:i/>
                        <w:szCs w:val="22"/>
                      </w:rPr>
                    </m:ctrlPr>
                  </m:eqArrPr>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r>
                      <w:rPr>
                        <w:rFonts w:ascii="Cambria Math" w:hAnsi="Cambria Math"/>
                        <w:szCs w:val="22"/>
                        <w:lang w:val="en-GB"/>
                      </w:rPr>
                      <m:t xml:space="preserve"> </m:t>
                    </m:r>
                  </m:e>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&lt;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e>
                </m:eqArr>
              </m:e>
            </m:d>
            <m:r>
              <w:rPr>
                <w:rFonts w:ascii="Cambria Math" w:hAnsi="Cambria Math"/>
                <w:szCs w:val="22"/>
                <w:lang w:val="en-GB"/>
              </w:rPr>
              <m:t>#</m:t>
            </m:r>
            <m:d>
              <m:dPr>
                <m:ctrlPr>
                  <w:rPr>
                    <w:rFonts w:ascii="Cambria Math" w:hAnsi="Cambria Math"/>
                    <w:i/>
                    <w:szCs w:val="22"/>
                  </w:rPr>
                </m:ctrlPr>
              </m:dPr>
              <m:e>
                <m:r>
                  <w:rPr>
                    <w:rFonts w:ascii="Cambria Math" w:hAnsi="Cambria Math"/>
                    <w:szCs w:val="22"/>
                    <w:lang w:val="en-GB"/>
                  </w:rPr>
                  <m:t>4</m:t>
                </m:r>
              </m:e>
            </m:d>
          </m:e>
        </m:eqArr>
      </m:oMath>
      <w:r w:rsidR="007E5A31">
        <w:rPr>
          <w:szCs w:val="22"/>
          <w:lang w:val="en-US"/>
        </w:rPr>
        <w:t xml:space="preserve"> </w:t>
      </w:r>
    </w:p>
    <w:p w14:paraId="7BF8D6A9" w14:textId="566FB86F" w:rsidR="007E5A31" w:rsidRPr="0072189B" w:rsidRDefault="00000000" w:rsidP="007E5A31">
      <w:pPr>
        <w:spacing w:line="360" w:lineRule="auto"/>
        <w:rPr>
          <w:szCs w:val="22"/>
          <w:lang w:val="en-US"/>
        </w:rPr>
      </w:pPr>
      <m:oMathPara>
        <m:oMath>
          <m:eqArr>
            <m:eqArrPr>
              <m:maxDist m:val="1"/>
              <m:ctrlPr>
                <w:rPr>
                  <w:rFonts w:ascii="Cambria Math" w:hAnsi="Cambria Math"/>
                  <w:i/>
                  <w:szCs w:val="22"/>
                  <w:lang w:val="en-US"/>
                </w:rPr>
              </m:ctrlPr>
            </m:eqArrPr>
            <m:e>
              <m:r>
                <w:rPr>
                  <w:rFonts w:ascii="Cambria Math" w:hAnsi="Cambria Math"/>
                  <w:szCs w:val="22"/>
                  <w:lang w:val="en-US"/>
                </w:rPr>
                <m:t>w</m:t>
              </m:r>
              <m:d>
                <m:dPr>
                  <m:ctrlPr>
                    <w:rPr>
                      <w:rFonts w:ascii="Cambria Math" w:hAnsi="Cambria Math"/>
                      <w:i/>
                      <w:szCs w:val="22"/>
                      <w:lang w:val="en-US"/>
                    </w:rPr>
                  </m:ctrlPr>
                </m:dPr>
                <m:e>
                  <m:r>
                    <w:rPr>
                      <w:rFonts w:ascii="Cambria Math" w:hAnsi="Cambria Math"/>
                      <w:szCs w:val="22"/>
                      <w:lang w:val="en-US"/>
                    </w:rPr>
                    <m:t>p</m:t>
                  </m:r>
                </m:e>
              </m:d>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exp</m:t>
                  </m:r>
                  <m:ctrlPr>
                    <w:rPr>
                      <w:rFonts w:ascii="Cambria Math" w:hAnsi="Cambria Math"/>
                      <w:i/>
                      <w:szCs w:val="22"/>
                      <w:lang w:val="en-US"/>
                    </w:rPr>
                  </m:ctrlPr>
                </m:fName>
                <m:e>
                  <m:d>
                    <m:dPr>
                      <m:begChr m:val="{"/>
                      <m:endChr m:val="}"/>
                      <m:ctrlPr>
                        <w:rPr>
                          <w:rFonts w:ascii="Cambria Math" w:hAnsi="Cambria Math"/>
                          <w:i/>
                          <w:szCs w:val="22"/>
                          <w:lang w:val="en-US"/>
                        </w:rPr>
                      </m:ctrlPr>
                    </m:dPr>
                    <m:e>
                      <m:r>
                        <w:rPr>
                          <w:rFonts w:ascii="Cambria Math" w:hAnsi="Cambria Math"/>
                          <w:szCs w:val="22"/>
                          <w:lang w:val="en-US"/>
                        </w:rPr>
                        <m:t xml:space="preserve"> - </m:t>
                      </m:r>
                      <m:sSup>
                        <m:sSupPr>
                          <m:ctrlPr>
                            <w:rPr>
                              <w:rFonts w:ascii="Cambria Math" w:hAnsi="Cambria Math"/>
                              <w:i/>
                              <w:szCs w:val="22"/>
                              <w:lang w:val="en-US"/>
                            </w:rPr>
                          </m:ctrlPr>
                        </m:sSupPr>
                        <m:e>
                          <m:d>
                            <m:dPr>
                              <m:begChr m:val="["/>
                              <m:endChr m:val="]"/>
                              <m:ctrlPr>
                                <w:rPr>
                                  <w:rFonts w:ascii="Cambria Math" w:hAnsi="Cambria Math"/>
                                  <w:i/>
                                  <w:szCs w:val="22"/>
                                  <w:lang w:val="en-US"/>
                                </w:rPr>
                              </m:ctrlPr>
                            </m:dPr>
                            <m:e>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ln</m:t>
                                  </m:r>
                                  <m:ctrlPr>
                                    <w:rPr>
                                      <w:rFonts w:ascii="Cambria Math" w:hAnsi="Cambria Math"/>
                                      <w:i/>
                                      <w:szCs w:val="22"/>
                                      <w:lang w:val="en-US"/>
                                    </w:rPr>
                                  </m:ctrlPr>
                                </m:fName>
                                <m:e>
                                  <m:d>
                                    <m:dPr>
                                      <m:ctrlPr>
                                        <w:rPr>
                                          <w:rFonts w:ascii="Cambria Math" w:hAnsi="Cambria Math"/>
                                          <w:i/>
                                          <w:szCs w:val="22"/>
                                          <w:lang w:val="en-US"/>
                                        </w:rPr>
                                      </m:ctrlPr>
                                    </m:dPr>
                                    <m:e>
                                      <m:r>
                                        <w:rPr>
                                          <w:rFonts w:ascii="Cambria Math" w:hAnsi="Cambria Math"/>
                                          <w:szCs w:val="22"/>
                                          <w:lang w:val="en-US"/>
                                        </w:rPr>
                                        <m:t>p</m:t>
                                      </m:r>
                                    </m:e>
                                  </m:d>
                                </m:e>
                              </m:func>
                            </m:e>
                          </m:d>
                        </m:e>
                        <m:sup>
                          <m:r>
                            <w:rPr>
                              <w:rFonts w:ascii="Cambria Math" w:hAnsi="Cambria Math" w:hint="eastAsia"/>
                              <w:szCs w:val="22"/>
                            </w:rPr>
                            <m:t>γ</m:t>
                          </m:r>
                        </m:sup>
                      </m:sSup>
                    </m:e>
                  </m:d>
                </m:e>
              </m:func>
              <m:r>
                <w:rPr>
                  <w:rFonts w:ascii="Cambria Math" w:hAnsi="Cambria Math"/>
                  <w:szCs w:val="22"/>
                  <w:lang w:val="en-US"/>
                </w:rPr>
                <m:t>#</m:t>
              </m:r>
              <m:d>
                <m:dPr>
                  <m:ctrlPr>
                    <w:rPr>
                      <w:rFonts w:ascii="Cambria Math" w:hAnsi="Cambria Math"/>
                      <w:i/>
                      <w:szCs w:val="22"/>
                      <w:lang w:val="en-US"/>
                    </w:rPr>
                  </m:ctrlPr>
                </m:dPr>
                <m:e>
                  <m:r>
                    <w:rPr>
                      <w:rFonts w:ascii="Cambria Math" w:hAnsi="Cambria Math"/>
                      <w:szCs w:val="22"/>
                      <w:lang w:val="en-US"/>
                    </w:rPr>
                    <m:t>5</m:t>
                  </m:r>
                </m:e>
              </m:d>
            </m:e>
          </m:eqArr>
        </m:oMath>
      </m:oMathPara>
    </w:p>
    <w:p w14:paraId="425F5E04" w14:textId="77777777" w:rsidR="006D1C6A" w:rsidRDefault="007E5A31" w:rsidP="008335A9">
      <w:pPr>
        <w:spacing w:line="360" w:lineRule="auto"/>
        <w:jc w:val="both"/>
        <w:rPr>
          <w:szCs w:val="22"/>
          <w:lang w:val="en-GB"/>
        </w:rPr>
      </w:pPr>
      <w:r>
        <w:rPr>
          <w:szCs w:val="22"/>
          <w:lang w:val="en-US"/>
        </w:rPr>
        <w:t xml:space="preserve">in both cases, </w:t>
      </w:r>
      <m:oMath>
        <m:r>
          <w:rPr>
            <w:rFonts w:ascii="Cambria Math" w:hAnsi="Cambria Math"/>
            <w:szCs w:val="22"/>
            <w:lang w:val="en-US"/>
          </w:rPr>
          <m:t>p</m:t>
        </m:r>
      </m:oMath>
      <w:r>
        <w:rPr>
          <w:szCs w:val="22"/>
          <w:lang w:val="en-US"/>
        </w:rPr>
        <w:t xml:space="preserve"> is the objective probability and </w:t>
      </w:r>
      <m:oMath>
        <m:r>
          <w:rPr>
            <w:rFonts w:ascii="Cambria Math" w:hAnsi="Cambria Math"/>
            <w:szCs w:val="22"/>
            <w:lang w:val="en-GB"/>
          </w:rPr>
          <m:t>γ</m:t>
        </m:r>
      </m:oMath>
      <w:r w:rsidRPr="000F272E">
        <w:rPr>
          <w:szCs w:val="22"/>
          <w:lang w:val="en-GB"/>
        </w:rPr>
        <w:t xml:space="preserve"> </w:t>
      </w:r>
      <w:r>
        <w:rPr>
          <w:szCs w:val="22"/>
          <w:lang w:val="en-GB"/>
        </w:rPr>
        <w:t>defines the curvature of the function.</w:t>
      </w:r>
      <w:r w:rsidR="009543FA">
        <w:rPr>
          <w:szCs w:val="22"/>
          <w:lang w:val="en-GB"/>
        </w:rPr>
        <w:t xml:space="preserve"> </w:t>
      </w:r>
      <w:r w:rsidR="00EC6500">
        <w:rPr>
          <w:szCs w:val="22"/>
          <w:lang w:val="en-GB"/>
        </w:rPr>
        <w:t>Assuming ordered outcomes</w:t>
      </w:r>
      <w:r w:rsidR="006D1C6A">
        <w:rPr>
          <w:szCs w:val="22"/>
          <w:lang w:val="en-GB"/>
        </w:rPr>
        <w:t>, the decision weight for gains and losses are defined as:</w:t>
      </w:r>
    </w:p>
    <w:p w14:paraId="4BE049E8" w14:textId="48A8E21A" w:rsidR="00C979DF" w:rsidRPr="000608BF" w:rsidRDefault="00000000" w:rsidP="007E5A31">
      <w:pPr>
        <w:spacing w:line="360" w:lineRule="auto"/>
        <w:rPr>
          <w:lang w:val="en-GB"/>
        </w:rPr>
      </w:pPr>
      <m:oMathPara>
        <m:oMath>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n</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n</m:t>
                  </m:r>
                </m:sub>
              </m:sSub>
            </m:e>
          </m:d>
        </m:oMath>
      </m:oMathPara>
    </w:p>
    <w:p w14:paraId="687B4EF6" w14:textId="36F130A6" w:rsidR="00BE1445" w:rsidRPr="000608BF" w:rsidRDefault="00000000" w:rsidP="007E5A31">
      <w:pPr>
        <w:spacing w:line="360" w:lineRule="auto"/>
        <w:rPr>
          <w:lang w:val="en-GB"/>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e>
              </m:d>
              <m:r>
                <w:rPr>
                  <w:rFonts w:ascii="Cambria Math" w:hAnsi="Cambria Math"/>
                  <w:lang w:val="en-GB"/>
                </w:rPr>
                <m:t>#</m:t>
              </m:r>
              <m:d>
                <m:dPr>
                  <m:ctrlPr>
                    <w:rPr>
                      <w:rFonts w:ascii="Cambria Math" w:hAnsi="Cambria Math"/>
                      <w:i/>
                    </w:rPr>
                  </m:ctrlPr>
                </m:dPr>
                <m:e>
                  <m:r>
                    <w:rPr>
                      <w:rFonts w:ascii="Cambria Math" w:hAnsi="Cambria Math"/>
                      <w:lang w:val="en-GB"/>
                    </w:rPr>
                    <m:t>6</m:t>
                  </m:r>
                </m:e>
              </m:d>
            </m:e>
          </m:eqArr>
        </m:oMath>
      </m:oMathPara>
    </w:p>
    <w:p w14:paraId="3CF908D3" w14:textId="20C8F04E" w:rsidR="00FB30A2" w:rsidRDefault="001E1F55" w:rsidP="00FB30A2">
      <w:pPr>
        <w:spacing w:line="360" w:lineRule="auto"/>
        <w:jc w:val="both"/>
        <w:rPr>
          <w:szCs w:val="22"/>
          <w:lang w:val="en-US"/>
        </w:rPr>
      </w:pPr>
      <w:r w:rsidRPr="00CA4A3A">
        <w:rPr>
          <w:szCs w:val="22"/>
          <w:lang w:val="en-GB"/>
        </w:rPr>
        <w:lastRenderedPageBreak/>
        <w:t>W</w:t>
      </w:r>
      <w:r w:rsidR="00827FC5" w:rsidRPr="006F3EA1">
        <w:rPr>
          <w:szCs w:val="22"/>
          <w:lang w:val="en-US"/>
        </w:rPr>
        <w:t>hen</w:t>
      </w:r>
      <w:r w:rsidR="00637A6D">
        <w:rPr>
          <w:szCs w:val="22"/>
          <w:lang w:val="en-US"/>
        </w:rPr>
        <w:t xml:space="preserve"> decision-makers</w:t>
      </w:r>
      <w:r w:rsidR="00827FC5" w:rsidRPr="006F3EA1">
        <w:rPr>
          <w:szCs w:val="22"/>
          <w:lang w:val="en-US"/>
        </w:rPr>
        <w:t xml:space="preserve"> lack reliable information</w:t>
      </w:r>
      <w:r w:rsidR="004A5233">
        <w:rPr>
          <w:szCs w:val="22"/>
          <w:lang w:val="en-US"/>
        </w:rPr>
        <w:t xml:space="preserve"> about the </w:t>
      </w:r>
      <w:r w:rsidR="006A0362">
        <w:rPr>
          <w:szCs w:val="22"/>
          <w:lang w:val="en-US"/>
        </w:rPr>
        <w:t xml:space="preserve">probabilities of </w:t>
      </w:r>
      <w:r w:rsidR="00AA0CF0">
        <w:rPr>
          <w:szCs w:val="22"/>
          <w:lang w:val="en-US"/>
        </w:rPr>
        <w:t>outcomes</w:t>
      </w:r>
      <w:r w:rsidR="00827FC5" w:rsidRPr="006F3EA1">
        <w:rPr>
          <w:szCs w:val="22"/>
          <w:lang w:val="en-US"/>
        </w:rPr>
        <w:t xml:space="preserve">, </w:t>
      </w:r>
      <w:r w:rsidR="00827FC5">
        <w:rPr>
          <w:szCs w:val="22"/>
          <w:lang w:val="en-US"/>
        </w:rPr>
        <w:t xml:space="preserve">decisions can occur under </w:t>
      </w:r>
      <w:r w:rsidR="00CA4A3A">
        <w:rPr>
          <w:szCs w:val="22"/>
          <w:lang w:val="en-US"/>
        </w:rPr>
        <w:t>ambiguity</w:t>
      </w:r>
      <w:r w:rsidR="00827FC5" w:rsidRPr="006F3EA1">
        <w:rPr>
          <w:szCs w:val="22"/>
          <w:lang w:val="en-US"/>
        </w:rPr>
        <w:t>.</w:t>
      </w:r>
      <w:r w:rsidR="00827FC5">
        <w:rPr>
          <w:szCs w:val="22"/>
          <w:lang w:val="en-US"/>
        </w:rPr>
        <w:t xml:space="preserve"> </w:t>
      </w:r>
      <w:r w:rsidR="00BC4DEB">
        <w:rPr>
          <w:szCs w:val="22"/>
          <w:lang w:val="en-US"/>
        </w:rPr>
        <w:t>Several</w:t>
      </w:r>
      <w:r w:rsidR="0061302A">
        <w:rPr>
          <w:szCs w:val="22"/>
          <w:lang w:val="en-US"/>
        </w:rPr>
        <w:t xml:space="preserve"> theories that model decision-making under</w:t>
      </w:r>
      <w:r w:rsidR="00BC4DEB">
        <w:rPr>
          <w:szCs w:val="22"/>
          <w:lang w:val="en-US"/>
        </w:rPr>
        <w:t xml:space="preserve"> ambiguity have been proposed</w:t>
      </w:r>
      <w:r w:rsidR="00BA64D8">
        <w:rPr>
          <w:szCs w:val="22"/>
          <w:lang w:val="en-US"/>
        </w:rPr>
        <w:t>.</w:t>
      </w:r>
      <w:r w:rsidR="002E2B0F">
        <w:rPr>
          <w:rStyle w:val="FootnoteReference"/>
          <w:szCs w:val="22"/>
          <w:lang w:val="en-US"/>
        </w:rPr>
        <w:footnoteReference w:id="2"/>
      </w:r>
      <w:r w:rsidR="002E2B0F">
        <w:rPr>
          <w:szCs w:val="22"/>
          <w:lang w:val="en-US"/>
        </w:rPr>
        <w:t xml:space="preserve"> </w:t>
      </w:r>
      <w:r w:rsidR="008D5D57">
        <w:rPr>
          <w:szCs w:val="22"/>
          <w:lang w:val="en-US"/>
        </w:rPr>
        <w:t xml:space="preserve">Here we adopt </w:t>
      </w:r>
      <w:r w:rsidR="00D77B90">
        <w:rPr>
          <w:szCs w:val="22"/>
          <w:lang w:val="en-US"/>
        </w:rPr>
        <w:t xml:space="preserve">the </w:t>
      </w:r>
      <w:r w:rsidR="0037236F">
        <w:rPr>
          <w:rFonts w:ascii="Times New Roman" w:hAnsi="Times New Roman"/>
          <w:szCs w:val="22"/>
          <w:lang w:val="en-US"/>
        </w:rPr>
        <w:t>α</w:t>
      </w:r>
      <w:r w:rsidR="00D77B90">
        <w:rPr>
          <w:szCs w:val="22"/>
          <w:lang w:val="en-US"/>
        </w:rPr>
        <w:t xml:space="preserve">EU model </w:t>
      </w:r>
      <w:r w:rsidR="00F82E59">
        <w:rPr>
          <w:szCs w:val="22"/>
          <w:lang w:val="en-US"/>
        </w:rPr>
        <w:t xml:space="preserve">proposed by </w:t>
      </w:r>
      <w:r w:rsidR="003038D0">
        <w:rPr>
          <w:szCs w:val="22"/>
          <w:lang w:val="en-US"/>
        </w:rPr>
        <w:fldChar w:fldCharType="begin"/>
      </w:r>
      <w:r w:rsidR="007F4F1D">
        <w:rPr>
          <w:szCs w:val="22"/>
          <w:lang w:val="en-US"/>
        </w:rPr>
        <w:instrText xml:space="preserve"> ADDIN ZOTERO_ITEM CSL_CITATION {"citationID":"IslDkUJZ","properties":{"formattedCitation":"(Ghirardato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3038D0">
        <w:rPr>
          <w:szCs w:val="22"/>
          <w:lang w:val="en-US"/>
        </w:rPr>
        <w:fldChar w:fldCharType="separate"/>
      </w:r>
      <w:r w:rsidR="003038D0" w:rsidRPr="008F193A">
        <w:rPr>
          <w:lang w:val="en-GB"/>
        </w:rPr>
        <w:t xml:space="preserve">Ghirardato et al. </w:t>
      </w:r>
      <w:r w:rsidR="00F82E59">
        <w:rPr>
          <w:lang w:val="en-GB"/>
        </w:rPr>
        <w:t>(</w:t>
      </w:r>
      <w:r w:rsidR="003038D0" w:rsidRPr="008F193A">
        <w:rPr>
          <w:lang w:val="en-GB"/>
        </w:rPr>
        <w:t>2004)</w:t>
      </w:r>
      <w:r w:rsidR="003038D0">
        <w:rPr>
          <w:szCs w:val="22"/>
          <w:lang w:val="en-US"/>
        </w:rPr>
        <w:fldChar w:fldCharType="end"/>
      </w:r>
      <w:r w:rsidR="000F6404">
        <w:rPr>
          <w:szCs w:val="22"/>
          <w:lang w:val="en-US"/>
        </w:rPr>
        <w:t>,</w:t>
      </w:r>
      <w:r w:rsidR="002E17DA">
        <w:rPr>
          <w:szCs w:val="22"/>
          <w:lang w:val="en-US"/>
        </w:rPr>
        <w:t xml:space="preserve"> that</w:t>
      </w:r>
      <w:r w:rsidR="00CA34C7">
        <w:rPr>
          <w:szCs w:val="22"/>
          <w:lang w:val="en-US"/>
        </w:rPr>
        <w:t xml:space="preserve"> is a generalization of the MaxMin </w:t>
      </w:r>
      <w:r w:rsidR="00F82E59">
        <w:rPr>
          <w:szCs w:val="22"/>
          <w:lang w:val="en-US"/>
        </w:rPr>
        <w:t>Expected Utility</w:t>
      </w:r>
      <w:r w:rsidR="00CA34C7">
        <w:rPr>
          <w:szCs w:val="22"/>
          <w:lang w:val="en-US"/>
        </w:rPr>
        <w:t xml:space="preserve"> model</w:t>
      </w:r>
      <w:r w:rsidR="001E3E13">
        <w:rPr>
          <w:szCs w:val="22"/>
          <w:lang w:val="en-US"/>
        </w:rPr>
        <w:t xml:space="preserve"> </w:t>
      </w:r>
      <w:r w:rsidR="00F82E59">
        <w:rPr>
          <w:szCs w:val="22"/>
          <w:lang w:val="en-US"/>
        </w:rPr>
        <w:t>(</w:t>
      </w:r>
      <w:r w:rsidR="001E3E13">
        <w:rPr>
          <w:szCs w:val="22"/>
          <w:lang w:val="en-US"/>
        </w:rPr>
        <w:fldChar w:fldCharType="begin"/>
      </w:r>
      <w:r w:rsidR="006C4F98">
        <w:rPr>
          <w:szCs w:val="22"/>
          <w:lang w:val="en-US"/>
        </w:rPr>
        <w:instrText xml:space="preserve"> ADDIN ZOTERO_ITEM CSL_CITATION {"citationID":"jSCAy45W","properties":{"formattedCitation":"(Gilboa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1E3E13">
        <w:rPr>
          <w:szCs w:val="22"/>
          <w:lang w:val="en-US"/>
        </w:rPr>
        <w:fldChar w:fldCharType="separate"/>
      </w:r>
      <w:r w:rsidR="001E3E13" w:rsidRPr="00D94A89">
        <w:rPr>
          <w:lang w:val="en-GB"/>
        </w:rPr>
        <w:t>Gilboa &amp; Schmeidler</w:t>
      </w:r>
      <w:r w:rsidR="002E17DA">
        <w:rPr>
          <w:lang w:val="en-GB"/>
        </w:rPr>
        <w:t xml:space="preserve">, </w:t>
      </w:r>
      <w:r w:rsidR="001E3E13" w:rsidRPr="00D94A89">
        <w:rPr>
          <w:lang w:val="en-GB"/>
        </w:rPr>
        <w:t>1989)</w:t>
      </w:r>
      <w:r w:rsidR="001E3E13">
        <w:rPr>
          <w:szCs w:val="22"/>
          <w:lang w:val="en-US"/>
        </w:rPr>
        <w:fldChar w:fldCharType="end"/>
      </w:r>
      <w:r w:rsidR="001E3E13">
        <w:rPr>
          <w:szCs w:val="22"/>
          <w:lang w:val="en-US"/>
        </w:rPr>
        <w:t>.</w:t>
      </w:r>
      <w:r w:rsidR="00D77B90">
        <w:rPr>
          <w:szCs w:val="22"/>
          <w:lang w:val="en-US"/>
        </w:rPr>
        <w:t xml:space="preserve"> </w:t>
      </w:r>
      <w:r w:rsidR="00C76EAE">
        <w:rPr>
          <w:szCs w:val="22"/>
          <w:lang w:val="en-US"/>
        </w:rPr>
        <w:t>The</w:t>
      </w:r>
      <w:r w:rsidR="00097E52">
        <w:rPr>
          <w:szCs w:val="22"/>
          <w:lang w:val="en-US"/>
        </w:rPr>
        <w:t>se</w:t>
      </w:r>
      <w:r w:rsidR="00C76EAE">
        <w:rPr>
          <w:szCs w:val="22"/>
          <w:lang w:val="en-US"/>
        </w:rPr>
        <w:t xml:space="preserve"> model</w:t>
      </w:r>
      <w:r w:rsidR="00F035EA">
        <w:rPr>
          <w:szCs w:val="22"/>
          <w:lang w:val="en-US"/>
        </w:rPr>
        <w:t>s</w:t>
      </w:r>
      <w:r w:rsidR="00C76EAE">
        <w:rPr>
          <w:szCs w:val="22"/>
          <w:lang w:val="en-US"/>
        </w:rPr>
        <w:t xml:space="preserve"> </w:t>
      </w:r>
      <w:r w:rsidR="00234730">
        <w:rPr>
          <w:szCs w:val="22"/>
          <w:lang w:val="en-US"/>
        </w:rPr>
        <w:t>are</w:t>
      </w:r>
      <w:r w:rsidR="00C76EAE">
        <w:rPr>
          <w:szCs w:val="22"/>
          <w:lang w:val="en-US"/>
        </w:rPr>
        <w:t xml:space="preserve"> b</w:t>
      </w:r>
      <w:r w:rsidR="00D10B6E">
        <w:rPr>
          <w:szCs w:val="22"/>
          <w:lang w:val="en-US"/>
        </w:rPr>
        <w:t xml:space="preserve">ased on the </w:t>
      </w:r>
      <w:r w:rsidR="00B725BB">
        <w:rPr>
          <w:szCs w:val="22"/>
          <w:lang w:val="en-US"/>
        </w:rPr>
        <w:t>assumption</w:t>
      </w:r>
      <w:r w:rsidR="00D10B6E">
        <w:rPr>
          <w:szCs w:val="22"/>
          <w:lang w:val="en-US"/>
        </w:rPr>
        <w:t xml:space="preserve"> </w:t>
      </w:r>
      <w:r w:rsidR="00FB532F">
        <w:rPr>
          <w:szCs w:val="22"/>
          <w:lang w:val="en-US"/>
        </w:rPr>
        <w:t xml:space="preserve">that </w:t>
      </w:r>
      <w:r w:rsidR="00493AEC">
        <w:rPr>
          <w:szCs w:val="22"/>
          <w:lang w:val="en-US"/>
        </w:rPr>
        <w:t>preferences can be</w:t>
      </w:r>
      <w:r w:rsidR="00716A57">
        <w:rPr>
          <w:szCs w:val="22"/>
          <w:lang w:val="en-US"/>
        </w:rPr>
        <w:t xml:space="preserve"> represented</w:t>
      </w:r>
      <w:r w:rsidR="00493AEC">
        <w:rPr>
          <w:szCs w:val="22"/>
          <w:lang w:val="en-US"/>
        </w:rPr>
        <w:t xml:space="preserve"> by a set </w:t>
      </w:r>
      <m:oMath>
        <m:r>
          <m:rPr>
            <m:scr m:val="script"/>
          </m:rPr>
          <w:rPr>
            <w:rFonts w:ascii="Cambria Math" w:hAnsi="Cambria Math"/>
            <w:szCs w:val="22"/>
            <w:lang w:val="en-US"/>
          </w:rPr>
          <m:t>P</m:t>
        </m:r>
      </m:oMath>
      <w:r w:rsidR="008A76DD">
        <w:rPr>
          <w:szCs w:val="22"/>
          <w:lang w:val="en-US"/>
        </w:rPr>
        <w:t xml:space="preserve"> </w:t>
      </w:r>
      <w:r w:rsidR="00493AEC">
        <w:rPr>
          <w:szCs w:val="22"/>
          <w:lang w:val="en-US"/>
        </w:rPr>
        <w:t>of beliefs</w:t>
      </w:r>
      <w:r w:rsidR="00292215">
        <w:rPr>
          <w:szCs w:val="22"/>
          <w:lang w:val="en-US"/>
        </w:rPr>
        <w:t xml:space="preserve"> </w:t>
      </w:r>
      <w:r w:rsidR="007E43D1">
        <w:rPr>
          <w:szCs w:val="22"/>
          <w:lang w:val="en-US"/>
        </w:rPr>
        <w:t>(</w:t>
      </w:r>
      <w:r w:rsidR="00FD228A">
        <w:rPr>
          <w:szCs w:val="22"/>
          <w:lang w:val="en-US"/>
        </w:rPr>
        <w:t xml:space="preserve">i.e., </w:t>
      </w:r>
      <w:r w:rsidR="007E43D1">
        <w:rPr>
          <w:szCs w:val="22"/>
          <w:lang w:val="en-US"/>
        </w:rPr>
        <w:t>probabilities) of different events</w:t>
      </w:r>
      <w:r w:rsidR="00716A57">
        <w:rPr>
          <w:szCs w:val="22"/>
          <w:lang w:val="en-US"/>
        </w:rPr>
        <w:t xml:space="preserve">, and </w:t>
      </w:r>
      <w:r w:rsidR="00EE7DF7">
        <w:rPr>
          <w:szCs w:val="22"/>
          <w:lang w:val="en-US"/>
        </w:rPr>
        <w:t>that ambiguity can then be described by the size of the belief set</w:t>
      </w:r>
      <w:r w:rsidR="00C76EAE">
        <w:rPr>
          <w:szCs w:val="22"/>
          <w:lang w:val="en-US"/>
        </w:rPr>
        <w:t xml:space="preserve"> </w:t>
      </w:r>
      <w:r w:rsidR="00C76EAE">
        <w:rPr>
          <w:szCs w:val="22"/>
          <w:lang w:val="en-US"/>
        </w:rPr>
        <w:fldChar w:fldCharType="begin"/>
      </w:r>
      <w:r w:rsidR="00C76EAE">
        <w:rPr>
          <w:szCs w:val="22"/>
          <w:lang w:val="en-US"/>
        </w:rPr>
        <w:instrText xml:space="preserve"> ADDIN ZOTERO_ITEM CSL_CITATION {"citationID":"JFHkN1B6","properties":{"formattedCitation":"(Gilboa &amp; Schmeidler, 1989)","plainCitation":"(Gilboa &amp; Schmeidler, 1989)","noteIndex":0},"citationItems":[{"id":127031,"uris":["http://zotero.org/users/14812719/items/XIXU42T8"],"itemData":{"id":127031,"type":"article-journal","abstract":"Acts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C76EAE">
        <w:rPr>
          <w:rFonts w:ascii="Cambria Math" w:hAnsi="Cambria Math" w:cs="Cambria Math"/>
          <w:szCs w:val="22"/>
          <w:lang w:val="en-US"/>
        </w:rPr>
        <w:instrText>∘</w:instrText>
      </w:r>
      <w:r w:rsidR="00C76EAE">
        <w:rPr>
          <w:szCs w:val="22"/>
          <w:lang w:val="en-US"/>
        </w:rPr>
        <w:instrText xml:space="preserve"> f dP</w:instrText>
      </w:r>
      <w:r w:rsidR="00C76EAE">
        <w:rPr>
          <w:rFonts w:ascii="Times New Roman" w:hAnsi="Times New Roman"/>
          <w:szCs w:val="22"/>
          <w:lang w:val="en-US"/>
        </w:rPr>
        <w:instrText>¦</w:instrText>
      </w:r>
      <w:r w:rsidR="00C76EAE">
        <w:rPr>
          <w:szCs w:val="22"/>
          <w:lang w:val="en-US"/>
        </w:rPr>
        <w:instrText>P</w:instrText>
      </w:r>
      <w:r w:rsidR="00C76EAE">
        <w:rPr>
          <w:rFonts w:ascii="Times New Roman" w:hAnsi="Times New Roman"/>
          <w:szCs w:val="22"/>
          <w:lang w:val="en-US"/>
        </w:rPr>
        <w:instrText>ϵ</w:instrText>
      </w:r>
      <w:r w:rsidR="00C76EAE">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76EAE">
        <w:rPr>
          <w:szCs w:val="22"/>
          <w:lang w:val="en-US"/>
        </w:rPr>
        <w:fldChar w:fldCharType="separate"/>
      </w:r>
      <w:r w:rsidR="00C76EAE" w:rsidRPr="00BE7C3F">
        <w:rPr>
          <w:lang w:val="en-GB"/>
        </w:rPr>
        <w:t>(Gilboa &amp; Schmeidler, 1989)</w:t>
      </w:r>
      <w:r w:rsidR="00C76EAE">
        <w:rPr>
          <w:szCs w:val="22"/>
          <w:lang w:val="en-US"/>
        </w:rPr>
        <w:fldChar w:fldCharType="end"/>
      </w:r>
      <w:r w:rsidR="00234730">
        <w:rPr>
          <w:szCs w:val="22"/>
          <w:lang w:val="en-US"/>
        </w:rPr>
        <w:t xml:space="preserve">. </w:t>
      </w:r>
      <w:r w:rsidR="00A16997">
        <w:rPr>
          <w:szCs w:val="22"/>
          <w:lang w:val="en-US"/>
        </w:rPr>
        <w:t xml:space="preserve">The decision-maker has then multiple </w:t>
      </w:r>
      <w:r w:rsidR="00887D14">
        <w:rPr>
          <w:szCs w:val="22"/>
          <w:lang w:val="en-US"/>
        </w:rPr>
        <w:t>subjective pro</w:t>
      </w:r>
      <w:r w:rsidR="007F3661">
        <w:rPr>
          <w:szCs w:val="22"/>
          <w:lang w:val="en-US"/>
        </w:rPr>
        <w:t>b</w:t>
      </w:r>
      <w:r w:rsidR="00887D14">
        <w:rPr>
          <w:szCs w:val="22"/>
          <w:lang w:val="en-US"/>
        </w:rPr>
        <w:t>abilities</w:t>
      </w:r>
      <w:r w:rsidR="00A16997">
        <w:rPr>
          <w:szCs w:val="22"/>
          <w:lang w:val="en-US"/>
        </w:rPr>
        <w:t xml:space="preserve"> </w:t>
      </w:r>
      <m:oMath>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oMath>
      <w:r w:rsidR="00EC6859">
        <w:rPr>
          <w:szCs w:val="22"/>
          <w:lang w:val="en-US"/>
        </w:rPr>
        <w:t xml:space="preserve"> </w:t>
      </w:r>
      <w:r w:rsidR="007F3661">
        <w:rPr>
          <w:szCs w:val="22"/>
          <w:lang w:val="en-US"/>
        </w:rPr>
        <w:t>(or multiple priors)</w:t>
      </w:r>
      <w:r w:rsidR="003F487C">
        <w:rPr>
          <w:szCs w:val="22"/>
          <w:lang w:val="en-US"/>
        </w:rPr>
        <w:t>.</w:t>
      </w:r>
      <w:r w:rsidR="00B02FCA">
        <w:rPr>
          <w:szCs w:val="22"/>
          <w:lang w:val="en-US"/>
        </w:rPr>
        <w:t xml:space="preserve"> </w:t>
      </w:r>
      <w:r w:rsidR="00E327F4">
        <w:rPr>
          <w:szCs w:val="22"/>
          <w:lang w:val="en-US"/>
        </w:rPr>
        <w:t>I</w:t>
      </w:r>
      <w:r w:rsidR="00062618">
        <w:rPr>
          <w:szCs w:val="22"/>
          <w:lang w:val="en-US"/>
        </w:rPr>
        <w:t>f</w:t>
      </w:r>
      <w:r w:rsidR="00B02FCA">
        <w:rPr>
          <w:szCs w:val="22"/>
          <w:lang w:val="en-US"/>
        </w:rPr>
        <w:t xml:space="preserve"> </w:t>
      </w:r>
      <w:r w:rsidR="00E9511F">
        <w:rPr>
          <w:szCs w:val="22"/>
          <w:lang w:val="en-US"/>
        </w:rPr>
        <w:t xml:space="preserve">the set </w:t>
      </w:r>
      <m:oMath>
        <m:r>
          <m:rPr>
            <m:scr m:val="script"/>
          </m:rPr>
          <w:rPr>
            <w:rFonts w:ascii="Cambria Math" w:hAnsi="Cambria Math"/>
            <w:szCs w:val="22"/>
            <w:lang w:val="en-US"/>
          </w:rPr>
          <m:t>P</m:t>
        </m:r>
      </m:oMath>
      <w:r w:rsidR="00E9511F">
        <w:rPr>
          <w:szCs w:val="22"/>
          <w:lang w:val="en-US"/>
        </w:rPr>
        <w:t xml:space="preserve"> is a singleton, </w:t>
      </w:r>
      <w:r w:rsidR="00062618">
        <w:rPr>
          <w:szCs w:val="22"/>
          <w:lang w:val="en-US"/>
        </w:rPr>
        <w:t>the decision-maker perceive</w:t>
      </w:r>
      <w:r w:rsidR="00CB12F1">
        <w:rPr>
          <w:szCs w:val="22"/>
          <w:lang w:val="en-US"/>
        </w:rPr>
        <w:t>s</w:t>
      </w:r>
      <w:r w:rsidR="00062618">
        <w:rPr>
          <w:szCs w:val="22"/>
          <w:lang w:val="en-US"/>
        </w:rPr>
        <w:t xml:space="preserve"> no ambiguity</w:t>
      </w:r>
      <w:r w:rsidR="000C0834">
        <w:rPr>
          <w:szCs w:val="22"/>
          <w:lang w:val="en-US"/>
        </w:rPr>
        <w:t xml:space="preserve"> and the </w:t>
      </w:r>
      <w:r w:rsidR="005D2A63">
        <w:rPr>
          <w:szCs w:val="22"/>
          <w:lang w:val="en-US"/>
        </w:rPr>
        <w:t>model reduce</w:t>
      </w:r>
      <w:r w:rsidR="00A53A2C">
        <w:rPr>
          <w:szCs w:val="22"/>
          <w:lang w:val="en-US"/>
        </w:rPr>
        <w:t>s</w:t>
      </w:r>
      <w:r w:rsidR="005D2A63">
        <w:rPr>
          <w:szCs w:val="22"/>
          <w:lang w:val="en-US"/>
        </w:rPr>
        <w:t xml:space="preserve"> to the standard Subjective Exp</w:t>
      </w:r>
      <w:r w:rsidR="008A7604">
        <w:rPr>
          <w:szCs w:val="22"/>
          <w:lang w:val="en-US"/>
        </w:rPr>
        <w:t>ected Utility model.</w:t>
      </w:r>
      <w:r w:rsidR="00FB30A2">
        <w:rPr>
          <w:szCs w:val="22"/>
          <w:lang w:val="en-US"/>
        </w:rPr>
        <w:t xml:space="preserve"> </w:t>
      </w:r>
      <w:r w:rsidR="00300E95">
        <w:rPr>
          <w:szCs w:val="22"/>
          <w:lang w:val="en-US"/>
        </w:rPr>
        <w:t>Moreover, t</w:t>
      </w:r>
      <w:r w:rsidR="00FB30A2">
        <w:rPr>
          <w:szCs w:val="22"/>
          <w:lang w:val="en-US"/>
        </w:rPr>
        <w:t xml:space="preserve">he </w:t>
      </w:r>
      <m:oMath>
        <m:r>
          <m:rPr>
            <m:sty m:val="p"/>
          </m:rPr>
          <w:rPr>
            <w:rFonts w:ascii="Cambria Math" w:hAnsi="Cambria Math"/>
            <w:szCs w:val="22"/>
            <w:lang w:val="en-US"/>
          </w:rPr>
          <m:t>α</m:t>
        </m:r>
      </m:oMath>
      <w:r w:rsidR="008A7604">
        <w:rPr>
          <w:szCs w:val="22"/>
          <w:lang w:val="en-US"/>
        </w:rPr>
        <w:t>EU</w:t>
      </w:r>
      <w:r w:rsidR="00FB30A2">
        <w:rPr>
          <w:szCs w:val="22"/>
          <w:lang w:val="en-US"/>
        </w:rPr>
        <w:t xml:space="preserve"> model introduces a parameter </w:t>
      </w:r>
      <m:oMath>
        <m:r>
          <w:rPr>
            <w:rFonts w:ascii="Cambria Math" w:hAnsi="Cambria Math"/>
            <w:szCs w:val="22"/>
            <w:lang w:val="en-US"/>
          </w:rPr>
          <m:t>(α)</m:t>
        </m:r>
      </m:oMath>
      <w:r w:rsidR="00FB30A2">
        <w:rPr>
          <w:szCs w:val="22"/>
          <w:lang w:val="en-US"/>
        </w:rPr>
        <w:t xml:space="preserve"> that capture the degree of ambiguity attitudes. Decisions are then made on the basis of a weighted average of the minimum </w:t>
      </w:r>
      <w:r w:rsidR="00526D74">
        <w:rPr>
          <w:szCs w:val="22"/>
          <w:lang w:val="en-US"/>
        </w:rPr>
        <w:t xml:space="preserve">(worst case) </w:t>
      </w:r>
      <w:r w:rsidR="000A72B5">
        <w:rPr>
          <w:szCs w:val="22"/>
          <w:lang w:val="en-US"/>
        </w:rPr>
        <w:t xml:space="preserve">and the maximum </w:t>
      </w:r>
      <w:r w:rsidR="00526D74">
        <w:rPr>
          <w:szCs w:val="22"/>
          <w:lang w:val="en-US"/>
        </w:rPr>
        <w:t xml:space="preserve">(best case) </w:t>
      </w:r>
      <w:r w:rsidR="00FB30A2">
        <w:rPr>
          <w:szCs w:val="22"/>
          <w:lang w:val="en-US"/>
        </w:rPr>
        <w:t xml:space="preserve">expected utility over the set </w:t>
      </w:r>
      <m:oMath>
        <m:r>
          <m:rPr>
            <m:scr m:val="script"/>
          </m:rPr>
          <w:rPr>
            <w:rFonts w:ascii="Cambria Math" w:hAnsi="Cambria Math"/>
            <w:szCs w:val="22"/>
            <w:lang w:val="en-US"/>
          </w:rPr>
          <m:t>P</m:t>
        </m:r>
      </m:oMath>
      <w:r w:rsidR="00FB30A2">
        <w:rPr>
          <w:szCs w:val="22"/>
          <w:lang w:val="en-US"/>
        </w:rPr>
        <w:t xml:space="preserve"> of probabilities:</w:t>
      </w:r>
    </w:p>
    <w:p w14:paraId="32E0FA93" w14:textId="0DFC02FD" w:rsidR="00960C53" w:rsidRDefault="00000000" w:rsidP="002366B9">
      <w:pPr>
        <w:spacing w:line="360" w:lineRule="auto"/>
        <w:jc w:val="both"/>
        <w:rPr>
          <w:szCs w:val="22"/>
          <w:lang w:val="en-US"/>
        </w:rPr>
      </w:pPr>
      <m:oMathPara>
        <m:oMath>
          <m:eqArr>
            <m:eqArrPr>
              <m:maxDist m:val="1"/>
              <m:ctrlPr>
                <w:rPr>
                  <w:rFonts w:ascii="Cambria Math" w:hAnsi="Cambria Math"/>
                  <w:i/>
                  <w:iCs/>
                </w:rPr>
              </m:ctrlPr>
            </m:eqArrPr>
            <m:e>
              <m:r>
                <w:rPr>
                  <w:rFonts w:ascii="Cambria Math" w:hAnsi="Cambria Math"/>
                  <w:szCs w:val="22"/>
                  <w:lang w:val="en-US"/>
                </w:rPr>
                <m:t xml:space="preserve">max </m:t>
              </m:r>
              <m:r>
                <m:rPr>
                  <m:sty m:val="p"/>
                </m:rPr>
                <w:rPr>
                  <w:rFonts w:ascii="Cambria Math" w:hAnsi="Cambria Math"/>
                  <w:szCs w:val="22"/>
                  <w:lang w:val="en-US"/>
                </w:rPr>
                <m:t>U</m:t>
              </m:r>
              <m:func>
                <m:funcPr>
                  <m:ctrlPr>
                    <w:rPr>
                      <w:rFonts w:ascii="Cambria Math" w:hAnsi="Cambria Math"/>
                      <w:i/>
                      <w:iCs/>
                    </w:rPr>
                  </m:ctrlPr>
                </m:funcPr>
                <m:fName>
                  <m:r>
                    <w:rPr>
                      <w:rFonts w:ascii="Cambria Math" w:hAnsi="Cambria Math"/>
                      <w:lang w:val="en-GB"/>
                    </w:rPr>
                    <m:t>=</m:t>
                  </m:r>
                </m:fName>
                <m:e>
                  <m:r>
                    <w:rPr>
                      <w:rFonts w:ascii="Cambria Math" w:hAnsi="Cambria Math"/>
                      <w:szCs w:val="22"/>
                      <w:lang w:val="en-US"/>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r>
                    <w:rPr>
                      <w:rFonts w:ascii="Cambria Math" w:hAnsi="Cambria Math"/>
                      <w:lang w:val="en-GB"/>
                    </w:rPr>
                    <m:t>+</m:t>
                  </m:r>
                  <m:d>
                    <m:dPr>
                      <m:ctrlPr>
                        <w:rPr>
                          <w:rFonts w:ascii="Cambria Math" w:hAnsi="Cambria Math"/>
                          <w:i/>
                        </w:rPr>
                      </m:ctrlPr>
                    </m:dPr>
                    <m:e>
                      <m:r>
                        <w:rPr>
                          <w:rFonts w:ascii="Cambria Math" w:hAnsi="Cambria Math"/>
                          <w:lang w:val="en-GB"/>
                        </w:rPr>
                        <m:t>1-</m:t>
                      </m:r>
                      <m:r>
                        <w:rPr>
                          <w:rFonts w:ascii="Cambria Math" w:hAnsi="Cambria Math"/>
                          <w:szCs w:val="22"/>
                          <w:lang w:val="en-US"/>
                        </w:rPr>
                        <m:t>α</m:t>
                      </m:r>
                      <m:ctrlPr>
                        <w:rPr>
                          <w:rFonts w:ascii="Cambria Math" w:hAnsi="Cambria Math"/>
                          <w:szCs w:val="22"/>
                          <w:lang w:val="en-US"/>
                        </w:rPr>
                      </m:ctrlP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e>
              </m:func>
              <m:r>
                <w:rPr>
                  <w:rFonts w:ascii="Cambria Math" w:hAnsi="Cambria Math"/>
                  <w:szCs w:val="22"/>
                  <w:lang w:val="en-US"/>
                </w:rPr>
                <m:t>#</m:t>
              </m:r>
              <m:d>
                <m:dPr>
                  <m:ctrlPr>
                    <w:rPr>
                      <w:rFonts w:ascii="Cambria Math" w:hAnsi="Cambria Math"/>
                      <w:i/>
                      <w:iCs/>
                    </w:rPr>
                  </m:ctrlPr>
                </m:dPr>
                <m:e>
                  <m:r>
                    <w:rPr>
                      <w:rFonts w:ascii="Cambria Math" w:hAnsi="Cambria Math"/>
                      <w:lang w:val="en-GB"/>
                    </w:rPr>
                    <m:t>7</m:t>
                  </m:r>
                </m:e>
              </m:d>
              <m:ctrlPr>
                <w:rPr>
                  <w:rFonts w:ascii="Cambria Math" w:hAnsi="Cambria Math"/>
                  <w:i/>
                  <w:szCs w:val="22"/>
                  <w:lang w:val="en-US"/>
                </w:rPr>
              </m:ctrlPr>
            </m:e>
          </m:eqArr>
        </m:oMath>
      </m:oMathPara>
    </w:p>
    <w:p w14:paraId="419ED3B5" w14:textId="6C1B1F49" w:rsidR="002366B9" w:rsidRDefault="007667F6" w:rsidP="00827FC5">
      <w:pPr>
        <w:spacing w:line="360" w:lineRule="auto"/>
        <w:jc w:val="both"/>
        <w:rPr>
          <w:szCs w:val="22"/>
          <w:lang w:val="en-US"/>
        </w:rPr>
      </w:pPr>
      <w:r>
        <w:rPr>
          <w:szCs w:val="22"/>
          <w:lang w:val="en-US"/>
        </w:rPr>
        <w:t>w</w:t>
      </w:r>
      <w:r w:rsidR="002366B9">
        <w:rPr>
          <w:szCs w:val="22"/>
          <w:lang w:val="en-US"/>
        </w:rPr>
        <w:t xml:space="preserve">here </w:t>
      </w:r>
      <m:oMath>
        <m:r>
          <w:rPr>
            <w:rFonts w:ascii="Cambria Math" w:hAnsi="Cambria Math"/>
            <w:szCs w:val="22"/>
            <w:lang w:val="en-US"/>
          </w:rPr>
          <m:t>α</m:t>
        </m:r>
        <m:r>
          <m:rPr>
            <m:sty m:val="p"/>
          </m:rPr>
          <w:rPr>
            <w:rFonts w:ascii="Cambria Math" w:hAnsi="Cambria Math"/>
            <w:szCs w:val="22"/>
            <w:lang w:val="en-US"/>
          </w:rPr>
          <m:t>∈</m:t>
        </m:r>
        <m:d>
          <m:dPr>
            <m:begChr m:val="["/>
            <m:endChr m:val="]"/>
            <m:ctrlPr>
              <w:rPr>
                <w:rFonts w:ascii="Cambria Math" w:hAnsi="Cambria Math"/>
                <w:i/>
                <w:szCs w:val="22"/>
                <w:lang w:val="en-US"/>
              </w:rPr>
            </m:ctrlPr>
          </m:dPr>
          <m:e>
            <m:r>
              <w:rPr>
                <w:rFonts w:ascii="Cambria Math" w:hAnsi="Cambria Math"/>
                <w:szCs w:val="22"/>
                <w:lang w:val="en-US"/>
              </w:rPr>
              <m:t>0,1</m:t>
            </m:r>
          </m:e>
        </m:d>
      </m:oMath>
      <w:r w:rsidR="002366B9">
        <w:rPr>
          <w:szCs w:val="22"/>
          <w:lang w:val="en-US"/>
        </w:rPr>
        <w:t xml:space="preserve"> is the decision-maker ambiguity attitude.</w:t>
      </w:r>
      <w:r w:rsidR="00926C5A">
        <w:rPr>
          <w:szCs w:val="22"/>
          <w:lang w:val="en-US"/>
        </w:rPr>
        <w:t xml:space="preserve"> The larger</w:t>
      </w:r>
      <w:r w:rsidR="00CE7293">
        <w:rPr>
          <w:szCs w:val="22"/>
          <w:lang w:val="en-US"/>
        </w:rPr>
        <w:t xml:space="preserve"> </w:t>
      </w:r>
      <m:oMath>
        <m:r>
          <w:rPr>
            <w:rFonts w:ascii="Cambria Math" w:hAnsi="Cambria Math"/>
            <w:szCs w:val="22"/>
            <w:lang w:val="en-US"/>
          </w:rPr>
          <m:t>α</m:t>
        </m:r>
      </m:oMath>
      <w:r w:rsidR="007C3E2A">
        <w:rPr>
          <w:szCs w:val="22"/>
          <w:lang w:val="en-US"/>
        </w:rPr>
        <w:t xml:space="preserve"> is, the </w:t>
      </w:r>
      <w:r w:rsidR="004352D0">
        <w:rPr>
          <w:szCs w:val="22"/>
          <w:lang w:val="en-US"/>
        </w:rPr>
        <w:t>more the decision-maker is ambi</w:t>
      </w:r>
      <w:r w:rsidR="00F43668">
        <w:rPr>
          <w:szCs w:val="22"/>
          <w:lang w:val="en-US"/>
        </w:rPr>
        <w:t>guity averse</w:t>
      </w:r>
      <w:r w:rsidR="00930B14">
        <w:rPr>
          <w:szCs w:val="22"/>
          <w:lang w:val="en-US"/>
        </w:rPr>
        <w:t>,</w:t>
      </w:r>
      <w:r w:rsidR="00F43668">
        <w:rPr>
          <w:szCs w:val="22"/>
          <w:lang w:val="en-US"/>
        </w:rPr>
        <w:t xml:space="preserve"> and the larger the weight on the pessimistic evaluation</w:t>
      </w:r>
      <w:r w:rsidR="00662729">
        <w:rPr>
          <w:szCs w:val="22"/>
          <w:lang w:val="en-US"/>
        </w:rPr>
        <w:t>.</w:t>
      </w:r>
      <w:r w:rsidR="004352D0">
        <w:rPr>
          <w:szCs w:val="22"/>
          <w:lang w:val="en-US"/>
        </w:rPr>
        <w:t xml:space="preserve"> </w:t>
      </w:r>
      <w:r w:rsidR="00372E20">
        <w:rPr>
          <w:szCs w:val="22"/>
          <w:lang w:val="en-US"/>
        </w:rPr>
        <w:t>In t</w:t>
      </w:r>
      <w:r w:rsidR="00945D95">
        <w:rPr>
          <w:szCs w:val="22"/>
          <w:lang w:val="en-US"/>
        </w:rPr>
        <w:t xml:space="preserve">he special case </w:t>
      </w:r>
      <w:r w:rsidR="00663D78">
        <w:rPr>
          <w:szCs w:val="22"/>
          <w:lang w:val="en-US"/>
        </w:rPr>
        <w:t>where</w:t>
      </w:r>
      <w:r w:rsidR="00945D95">
        <w:rPr>
          <w:szCs w:val="22"/>
          <w:lang w:val="en-US"/>
        </w:rPr>
        <w:t xml:space="preserve"> </w:t>
      </w:r>
      <m:oMath>
        <m:r>
          <w:rPr>
            <w:rFonts w:ascii="Cambria Math" w:hAnsi="Cambria Math"/>
            <w:szCs w:val="22"/>
            <w:lang w:val="en-US"/>
          </w:rPr>
          <m:t>α=1</m:t>
        </m:r>
      </m:oMath>
      <w:r w:rsidR="00663D78">
        <w:rPr>
          <w:szCs w:val="22"/>
          <w:lang w:val="en-US"/>
        </w:rPr>
        <w:t xml:space="preserve">, the model </w:t>
      </w:r>
      <w:r w:rsidR="00C97D28">
        <w:rPr>
          <w:szCs w:val="22"/>
          <w:lang w:val="en-US"/>
        </w:rPr>
        <w:t xml:space="preserve">reduces to the MaxMin model </w:t>
      </w:r>
      <w:r w:rsidR="00E837F2">
        <w:rPr>
          <w:szCs w:val="22"/>
          <w:lang w:val="en-US"/>
        </w:rPr>
        <w:t>of</w:t>
      </w:r>
      <w:r w:rsidR="00C97D28">
        <w:rPr>
          <w:szCs w:val="22"/>
          <w:lang w:val="en-US"/>
        </w:rPr>
        <w:t xml:space="preserve"> </w:t>
      </w:r>
      <w:r w:rsidR="00C97D28">
        <w:rPr>
          <w:szCs w:val="22"/>
          <w:lang w:val="en-US"/>
        </w:rPr>
        <w:fldChar w:fldCharType="begin"/>
      </w:r>
      <w:r w:rsidR="006C4F98">
        <w:rPr>
          <w:szCs w:val="22"/>
          <w:lang w:val="en-US"/>
        </w:rPr>
        <w:instrText xml:space="preserve"> ADDIN ZOTERO_ITEM CSL_CITATION {"citationID":"0vqeN8yM","properties":{"formattedCitation":"(Gilboa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97D28">
        <w:rPr>
          <w:szCs w:val="22"/>
          <w:lang w:val="en-US"/>
        </w:rPr>
        <w:fldChar w:fldCharType="separate"/>
      </w:r>
      <w:r w:rsidR="00C97D28" w:rsidRPr="00BE7C3F">
        <w:rPr>
          <w:lang w:val="en-GB"/>
        </w:rPr>
        <w:t xml:space="preserve">Gilboa &amp; Schmeidler </w:t>
      </w:r>
      <w:r w:rsidR="00E837F2">
        <w:rPr>
          <w:lang w:val="en-GB"/>
        </w:rPr>
        <w:t>(</w:t>
      </w:r>
      <w:r w:rsidR="00C97D28" w:rsidRPr="00BE7C3F">
        <w:rPr>
          <w:lang w:val="en-GB"/>
        </w:rPr>
        <w:t>1989)</w:t>
      </w:r>
      <w:r w:rsidR="00C97D28">
        <w:rPr>
          <w:szCs w:val="22"/>
          <w:lang w:val="en-US"/>
        </w:rPr>
        <w:fldChar w:fldCharType="end"/>
      </w:r>
      <w:r w:rsidR="00282E4D">
        <w:rPr>
          <w:szCs w:val="22"/>
          <w:lang w:val="en-US"/>
        </w:rPr>
        <w:t xml:space="preserve">. </w:t>
      </w:r>
    </w:p>
    <w:p w14:paraId="7D3C1D01" w14:textId="77777777" w:rsidR="008275E2" w:rsidRDefault="008275E2" w:rsidP="008275E2">
      <w:pPr>
        <w:pStyle w:val="Heading2"/>
        <w:rPr>
          <w:lang w:val="en-US"/>
        </w:rPr>
      </w:pPr>
      <w:bookmarkStart w:id="3" w:name="_Ref206150736"/>
      <w:r>
        <w:rPr>
          <w:lang w:val="en-US"/>
        </w:rPr>
        <w:t>Decision framing</w:t>
      </w:r>
      <w:bookmarkEnd w:id="3"/>
      <w:r>
        <w:rPr>
          <w:lang w:val="en-US"/>
        </w:rPr>
        <w:t xml:space="preserve"> </w:t>
      </w:r>
    </w:p>
    <w:p w14:paraId="659AE12A" w14:textId="210D4743" w:rsidR="008275E2" w:rsidRPr="002C020B" w:rsidRDefault="008275E2" w:rsidP="00AF40D2">
      <w:pPr>
        <w:spacing w:line="360" w:lineRule="auto"/>
        <w:jc w:val="both"/>
        <w:rPr>
          <w:szCs w:val="22"/>
          <w:lang w:val="en-US"/>
        </w:rPr>
      </w:pPr>
      <w:r>
        <w:rPr>
          <w:szCs w:val="22"/>
          <w:lang w:val="en-GB"/>
        </w:rPr>
        <w:t xml:space="preserve">Decision-makers can evaluate risky decisions using different mental framing </w:t>
      </w:r>
      <w:r>
        <w:rPr>
          <w:szCs w:val="22"/>
          <w:lang w:val="en-GB"/>
        </w:rPr>
        <w:fldChar w:fldCharType="begin"/>
      </w:r>
      <w:r w:rsidR="005475C3">
        <w:rPr>
          <w:szCs w:val="22"/>
          <w:lang w:val="en-GB"/>
        </w:rPr>
        <w:instrText xml:space="preserve"> ADDIN ZOTERO_ITEM CSL_CITATION {"citationID":"JCwqmdNZ","properties":{"formattedCitation":"(Tversky &amp; Kahneman, 1981)","plainCitation":"(Tversky &amp; Kahneman, 1981)","noteIndex":0},"citationItems":[{"id":127059,"uris":["http://zotero.org/users/14812719/items/VUYCQ6ER"],"itemData":{"id":127059,"type":"article-journal","abstract":"The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choice.","container-title":"Science","DOI":"10.1126/science.7455683","issue":"4481","note":"publisher: American Association for the Advancement of Science","page":"453-458","source":"science.org (Atypon)","title":"The Framing of Decisions and the Psychology of Choice","volume":"211","author":[{"family":"Tversky","given":"Amos"},{"family":"Kahneman","given":"Daniel"}],"issued":{"date-parts":[["1981",1,30]]}}}],"schema":"https://github.com/citation-style-language/schema/raw/master/csl-citation.json"} </w:instrText>
      </w:r>
      <w:r>
        <w:rPr>
          <w:szCs w:val="22"/>
          <w:lang w:val="en-GB"/>
        </w:rPr>
        <w:fldChar w:fldCharType="separate"/>
      </w:r>
      <w:r w:rsidR="005475C3" w:rsidRPr="005475C3">
        <w:rPr>
          <w:lang w:val="en-GB"/>
        </w:rPr>
        <w:t>(Tversky &amp; Kahneman, 1981)</w:t>
      </w:r>
      <w:r>
        <w:rPr>
          <w:szCs w:val="22"/>
          <w:lang w:val="en-GB"/>
        </w:rPr>
        <w:fldChar w:fldCharType="end"/>
      </w:r>
      <w:r>
        <w:rPr>
          <w:szCs w:val="22"/>
          <w:lang w:val="en-GB"/>
        </w:rPr>
        <w:t>.</w:t>
      </w:r>
      <w:r w:rsidR="005A28CA">
        <w:rPr>
          <w:szCs w:val="22"/>
          <w:lang w:val="en-GB"/>
        </w:rPr>
        <w:t xml:space="preserve"> </w:t>
      </w:r>
      <w:r w:rsidR="000D3BE1">
        <w:rPr>
          <w:szCs w:val="22"/>
          <w:lang w:val="en-GB"/>
        </w:rPr>
        <w:t>With a</w:t>
      </w:r>
      <w:r w:rsidR="009827FF">
        <w:rPr>
          <w:szCs w:val="22"/>
          <w:lang w:val="en-GB"/>
        </w:rPr>
        <w:t xml:space="preserve"> broad framing, d</w:t>
      </w:r>
      <w:r w:rsidR="005A28CA">
        <w:rPr>
          <w:szCs w:val="22"/>
          <w:lang w:val="en-GB"/>
        </w:rPr>
        <w:t>ecision-makers</w:t>
      </w:r>
      <w:r w:rsidR="00541413">
        <w:rPr>
          <w:szCs w:val="22"/>
          <w:lang w:val="en-GB"/>
        </w:rPr>
        <w:t xml:space="preserve"> </w:t>
      </w:r>
      <w:r w:rsidR="00355E07">
        <w:rPr>
          <w:szCs w:val="22"/>
          <w:lang w:val="en-GB"/>
        </w:rPr>
        <w:t xml:space="preserve">might </w:t>
      </w:r>
      <w:r w:rsidR="00541413">
        <w:rPr>
          <w:szCs w:val="22"/>
          <w:lang w:val="en-GB"/>
        </w:rPr>
        <w:t>consider</w:t>
      </w:r>
      <w:r>
        <w:rPr>
          <w:szCs w:val="22"/>
          <w:lang w:val="en-GB"/>
        </w:rPr>
        <w:t xml:space="preserve"> </w:t>
      </w:r>
      <w:r w:rsidR="00541413">
        <w:rPr>
          <w:szCs w:val="22"/>
          <w:lang w:val="en-GB"/>
        </w:rPr>
        <w:t xml:space="preserve">a </w:t>
      </w:r>
      <w:r>
        <w:rPr>
          <w:szCs w:val="22"/>
          <w:lang w:val="en-GB"/>
        </w:rPr>
        <w:t>risky choice in conjunction with other risks</w:t>
      </w:r>
      <w:r w:rsidR="00355E07">
        <w:rPr>
          <w:szCs w:val="22"/>
          <w:lang w:val="en-GB"/>
        </w:rPr>
        <w:t>. In this case</w:t>
      </w:r>
      <w:r>
        <w:rPr>
          <w:szCs w:val="22"/>
          <w:lang w:val="en-GB"/>
        </w:rPr>
        <w:t xml:space="preserve"> </w:t>
      </w:r>
      <w:r>
        <w:rPr>
          <w:lang w:val="en-US"/>
        </w:rPr>
        <w:t>input contracting is considered as a tool for managing farming risk</w:t>
      </w:r>
      <w:r w:rsidR="00735795">
        <w:rPr>
          <w:lang w:val="en-US"/>
        </w:rPr>
        <w:t xml:space="preserve"> and </w:t>
      </w:r>
      <w:r w:rsidR="00735795">
        <w:rPr>
          <w:szCs w:val="22"/>
          <w:lang w:val="en-GB"/>
        </w:rPr>
        <w:t>utility is defined over total</w:t>
      </w:r>
      <w:r w:rsidR="009827FF">
        <w:rPr>
          <w:szCs w:val="22"/>
          <w:lang w:val="en-GB"/>
        </w:rPr>
        <w:t xml:space="preserve"> wealth or</w:t>
      </w:r>
      <w:r w:rsidR="00735795">
        <w:rPr>
          <w:szCs w:val="22"/>
          <w:lang w:val="en-GB"/>
        </w:rPr>
        <w:t xml:space="preserve"> profits</w:t>
      </w:r>
      <w:r>
        <w:rPr>
          <w:szCs w:val="22"/>
          <w:lang w:val="en-GB"/>
        </w:rPr>
        <w:t xml:space="preserve">. In contrast, under narrow framing </w:t>
      </w:r>
      <w:r>
        <w:rPr>
          <w:szCs w:val="22"/>
          <w:lang w:val="en-GB"/>
        </w:rPr>
        <w:fldChar w:fldCharType="begin"/>
      </w:r>
      <w:r>
        <w:rPr>
          <w:szCs w:val="22"/>
          <w:lang w:val="en-GB"/>
        </w:rPr>
        <w:instrText xml:space="preserve"> ADDIN ZOTERO_ITEM CSL_CITATION {"citationID":"7mbXh4kv","properties":{"formattedCitation":"(Barberis et al., 2006)","plainCitation":"(Barberis et al., 2006)","noteIndex":0},"citationItems":[{"id":127014,"uris":["http://zotero.org/users/14812719/items/RDUX3QHC"],"itemData":{"id":127014,"type":"article-journal","abstract":"We argue that “narrow framing,” whereby an agent who is offered a new gamble evaluates that gamble in isolation, may be a more important feature of decision-making than previously realized. Our starting point is the evidence that people are often averse to a small, independent gamble, even when the gamble is actuarially favorable. We find that a surprisingly wide range of utility functions, including many nonexpected utility specifications, have trouble explaining this evidence, but that this difficulty can be overcome by allowing for narrow framing. Our analysis makes predictions as to what kinds of preferences can most easily address the stock market participation puzzle.","container-title":"American Economic Review","DOI":"10.1257/aer.96.4.1069","ISSN":"0002-8282","issue":"4","journalAbbreviation":"American Economic Review","language":"en","page":"1069-1090","source":"DOI.org (Crossref)","title":"Individual Preferences, Monetary Gambles, and Stock Market Participation: A Case for Narrow Framing","title-short":"Individual Preferences, Monetary Gambles, and Stock Market Participation","volume":"96","author":[{"family":"Barberis","given":"Nicholas"},{"family":"Huang","given":"Ming"},{"family":"Thaler","given":"Richard H"}],"issued":{"date-parts":[["2006",9,1]]}}}],"schema":"https://github.com/citation-style-language/schema/raw/master/csl-citation.json"} </w:instrText>
      </w:r>
      <w:r>
        <w:rPr>
          <w:szCs w:val="22"/>
          <w:lang w:val="en-GB"/>
        </w:rPr>
        <w:fldChar w:fldCharType="separate"/>
      </w:r>
      <w:r w:rsidRPr="00F742C4">
        <w:rPr>
          <w:lang w:val="en-GB"/>
        </w:rPr>
        <w:t>(Barberis et al., 2006)</w:t>
      </w:r>
      <w:r>
        <w:rPr>
          <w:szCs w:val="22"/>
          <w:lang w:val="en-GB"/>
        </w:rPr>
        <w:fldChar w:fldCharType="end"/>
      </w:r>
      <w:r>
        <w:rPr>
          <w:szCs w:val="22"/>
          <w:lang w:val="en-GB"/>
        </w:rPr>
        <w:t>,</w:t>
      </w:r>
      <w:r w:rsidRPr="0011582A">
        <w:rPr>
          <w:szCs w:val="22"/>
          <w:lang w:val="en-GB"/>
        </w:rPr>
        <w:t xml:space="preserve"> </w:t>
      </w:r>
      <w:r w:rsidR="00D21523">
        <w:rPr>
          <w:szCs w:val="22"/>
          <w:lang w:val="en-GB"/>
        </w:rPr>
        <w:t>decision-makers might</w:t>
      </w:r>
      <w:r>
        <w:rPr>
          <w:szCs w:val="22"/>
          <w:lang w:val="en-GB"/>
        </w:rPr>
        <w:t xml:space="preserve"> </w:t>
      </w:r>
      <w:r w:rsidRPr="0011582A">
        <w:rPr>
          <w:szCs w:val="22"/>
          <w:lang w:val="en-GB"/>
        </w:rPr>
        <w:t>consider</w:t>
      </w:r>
      <w:r w:rsidR="00D21523">
        <w:rPr>
          <w:szCs w:val="22"/>
          <w:lang w:val="en-GB"/>
        </w:rPr>
        <w:t xml:space="preserve"> the same choice</w:t>
      </w:r>
      <w:r w:rsidRPr="0011582A">
        <w:rPr>
          <w:szCs w:val="22"/>
          <w:lang w:val="en-GB"/>
        </w:rPr>
        <w:t xml:space="preserve"> </w:t>
      </w:r>
      <w:r w:rsidR="00F24224">
        <w:rPr>
          <w:szCs w:val="22"/>
          <w:lang w:val="en-GB"/>
        </w:rPr>
        <w:t>independently</w:t>
      </w:r>
      <w:r w:rsidR="00D21523">
        <w:rPr>
          <w:szCs w:val="22"/>
          <w:lang w:val="en-GB"/>
        </w:rPr>
        <w:t xml:space="preserve"> from other risks</w:t>
      </w:r>
      <w:r w:rsidR="00F24224">
        <w:rPr>
          <w:szCs w:val="22"/>
          <w:lang w:val="en-GB"/>
        </w:rPr>
        <w:t>.</w:t>
      </w:r>
      <w:r w:rsidR="00185631">
        <w:rPr>
          <w:szCs w:val="22"/>
          <w:lang w:val="en-GB"/>
        </w:rPr>
        <w:t xml:space="preserve"> In this case</w:t>
      </w:r>
      <w:r w:rsidR="00D21523">
        <w:rPr>
          <w:szCs w:val="22"/>
          <w:lang w:val="en-GB"/>
        </w:rPr>
        <w:t xml:space="preserve"> </w:t>
      </w:r>
      <w:r>
        <w:rPr>
          <w:szCs w:val="22"/>
          <w:lang w:val="en-GB"/>
        </w:rPr>
        <w:t xml:space="preserve">input contracting </w:t>
      </w:r>
      <w:r w:rsidR="007A0073">
        <w:rPr>
          <w:szCs w:val="22"/>
          <w:lang w:val="en-GB"/>
        </w:rPr>
        <w:t xml:space="preserve">is viewed </w:t>
      </w:r>
      <w:r w:rsidRPr="0011582A">
        <w:rPr>
          <w:szCs w:val="22"/>
          <w:lang w:val="en-GB"/>
        </w:rPr>
        <w:t>as a stand-alone investment</w:t>
      </w:r>
      <w:r w:rsidR="00556260">
        <w:rPr>
          <w:szCs w:val="22"/>
          <w:lang w:val="en-GB"/>
        </w:rPr>
        <w:t xml:space="preserve"> and utility is defined</w:t>
      </w:r>
      <w:r w:rsidR="005D39D3">
        <w:rPr>
          <w:szCs w:val="22"/>
          <w:lang w:val="en-GB"/>
        </w:rPr>
        <w:t xml:space="preserve"> by taking into account </w:t>
      </w:r>
      <w:r w:rsidR="003E780E">
        <w:rPr>
          <w:szCs w:val="22"/>
          <w:lang w:val="en-GB"/>
        </w:rPr>
        <w:t xml:space="preserve">each choice in isolation, </w:t>
      </w:r>
      <w:r w:rsidR="00B36CE8">
        <w:rPr>
          <w:szCs w:val="22"/>
          <w:lang w:val="en-GB"/>
        </w:rPr>
        <w:t>rather</w:t>
      </w:r>
      <w:r w:rsidR="003E780E">
        <w:rPr>
          <w:szCs w:val="22"/>
          <w:lang w:val="en-GB"/>
        </w:rPr>
        <w:t xml:space="preserve"> than part of a broader</w:t>
      </w:r>
      <w:r w:rsidR="00B36CE8">
        <w:rPr>
          <w:szCs w:val="22"/>
          <w:lang w:val="en-GB"/>
        </w:rPr>
        <w:t xml:space="preserve"> farm strategy. </w:t>
      </w:r>
      <w:r w:rsidR="00EC4BF8">
        <w:rPr>
          <w:szCs w:val="22"/>
          <w:lang w:val="en-GB"/>
        </w:rPr>
        <w:t>Although, n</w:t>
      </w:r>
      <w:r w:rsidR="006F0713">
        <w:rPr>
          <w:szCs w:val="22"/>
          <w:lang w:val="en-GB"/>
        </w:rPr>
        <w:t xml:space="preserve">arrow framing might lead </w:t>
      </w:r>
      <w:r w:rsidR="008C3FCA">
        <w:rPr>
          <w:szCs w:val="22"/>
          <w:lang w:val="en-GB"/>
        </w:rPr>
        <w:t xml:space="preserve">to </w:t>
      </w:r>
      <w:r w:rsidR="00EC4BF8">
        <w:rPr>
          <w:szCs w:val="22"/>
          <w:lang w:val="en-GB"/>
        </w:rPr>
        <w:t xml:space="preserve">biased </w:t>
      </w:r>
      <w:r w:rsidR="00FF62C7">
        <w:rPr>
          <w:szCs w:val="22"/>
          <w:lang w:val="en-GB"/>
        </w:rPr>
        <w:t>decisions</w:t>
      </w:r>
      <w:r w:rsidR="00EC4BF8">
        <w:rPr>
          <w:szCs w:val="22"/>
          <w:lang w:val="en-GB"/>
        </w:rPr>
        <w:t xml:space="preserve">, </w:t>
      </w:r>
      <w:r w:rsidR="00102544">
        <w:rPr>
          <w:szCs w:val="22"/>
          <w:lang w:val="en-GB"/>
        </w:rPr>
        <w:t xml:space="preserve">it might better explain farmers </w:t>
      </w:r>
      <w:r w:rsidR="003050C8">
        <w:rPr>
          <w:szCs w:val="22"/>
          <w:lang w:val="en-GB"/>
        </w:rPr>
        <w:t>behaviour</w:t>
      </w:r>
      <w:r w:rsidR="00102544">
        <w:rPr>
          <w:szCs w:val="22"/>
          <w:lang w:val="en-GB"/>
        </w:rPr>
        <w:t xml:space="preserve">. </w:t>
      </w:r>
      <w:r w:rsidR="003050C8">
        <w:rPr>
          <w:szCs w:val="22"/>
          <w:lang w:val="en-GB"/>
        </w:rPr>
        <w:t>For example it</w:t>
      </w:r>
      <w:r w:rsidR="00EC4BF8">
        <w:rPr>
          <w:szCs w:val="22"/>
          <w:lang w:val="en-GB"/>
        </w:rPr>
        <w:t xml:space="preserve"> </w:t>
      </w:r>
      <w:r>
        <w:rPr>
          <w:szCs w:val="22"/>
          <w:lang w:val="en-US"/>
        </w:rPr>
        <w:t xml:space="preserve">has been effective in explaining observed crop insurance choices </w:t>
      </w:r>
      <w:r>
        <w:rPr>
          <w:szCs w:val="22"/>
          <w:lang w:val="en-US"/>
        </w:rPr>
        <w:fldChar w:fldCharType="begin"/>
      </w:r>
      <w:r>
        <w:rPr>
          <w:szCs w:val="22"/>
          <w:lang w:val="en-US"/>
        </w:rPr>
        <w:instrText xml:space="preserve"> ADDIN ZOTERO_ITEM CSL_CITATION {"citationID":"lrwAt9m3","properties":{"formattedCitation":"(Babcock, 2015)","plainCitation":"(Babcock, 2015)","noteIndex":0},"citationItems":[{"id":126779,"uris":["http://zotero.org/groups/5657987/items/9F3G32YN"],"itemData":{"id":126779,"type":"article-journal","abstract":"Farmers’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Pr>
          <w:szCs w:val="22"/>
          <w:lang w:val="en-US"/>
        </w:rPr>
        <w:fldChar w:fldCharType="separate"/>
      </w:r>
      <w:r w:rsidRPr="00C165F8">
        <w:rPr>
          <w:lang w:val="en-GB"/>
        </w:rPr>
        <w:t>(Babcock, 2015)</w:t>
      </w:r>
      <w:r>
        <w:rPr>
          <w:szCs w:val="22"/>
          <w:lang w:val="en-US"/>
        </w:rPr>
        <w:fldChar w:fldCharType="end"/>
      </w:r>
      <w:r w:rsidRPr="009076B6">
        <w:rPr>
          <w:szCs w:val="22"/>
          <w:lang w:val="en-US"/>
        </w:rPr>
        <w:t>.</w:t>
      </w:r>
      <w:r>
        <w:rPr>
          <w:szCs w:val="22"/>
          <w:lang w:val="en-US"/>
        </w:rPr>
        <w:t xml:space="preserve"> </w:t>
      </w:r>
    </w:p>
    <w:p w14:paraId="5CB71255" w14:textId="039F96FD" w:rsidR="004715D3" w:rsidRPr="00C00B03" w:rsidRDefault="006E4F1D" w:rsidP="007E5A31">
      <w:pPr>
        <w:pStyle w:val="Heading2"/>
        <w:rPr>
          <w:lang w:val="en-GB"/>
        </w:rPr>
      </w:pPr>
      <w:r>
        <w:rPr>
          <w:lang w:val="en-GB"/>
        </w:rPr>
        <w:lastRenderedPageBreak/>
        <w:t>Economic d</w:t>
      </w:r>
      <w:r w:rsidR="00501B3C">
        <w:rPr>
          <w:lang w:val="en-GB"/>
        </w:rPr>
        <w:t>ecision framework</w:t>
      </w:r>
      <w:r w:rsidR="00FC11F3">
        <w:rPr>
          <w:lang w:val="en-GB"/>
        </w:rPr>
        <w:t xml:space="preserve"> </w:t>
      </w:r>
    </w:p>
    <w:p w14:paraId="055A2E09" w14:textId="7F4BD768" w:rsidR="00A90953" w:rsidRDefault="00276CE1" w:rsidP="00DD285C">
      <w:pPr>
        <w:spacing w:line="360" w:lineRule="auto"/>
        <w:jc w:val="both"/>
        <w:rPr>
          <w:lang w:val="en-US"/>
        </w:rPr>
      </w:pPr>
      <w:r w:rsidRPr="00276CE1">
        <w:rPr>
          <w:lang w:val="en-US"/>
        </w:rPr>
        <w:t xml:space="preserve">To </w:t>
      </w:r>
      <w:r w:rsidR="00FA1192">
        <w:rPr>
          <w:lang w:val="en-US"/>
        </w:rPr>
        <w:t>conceptualize farmers’ input price risk management decision we build a</w:t>
      </w:r>
      <w:r w:rsidR="00865828">
        <w:rPr>
          <w:lang w:val="en-US"/>
        </w:rPr>
        <w:t xml:space="preserve"> simplified model of</w:t>
      </w:r>
      <w:r w:rsidR="000B7AED">
        <w:rPr>
          <w:lang w:val="en-US"/>
        </w:rPr>
        <w:t xml:space="preserve"> crop production</w:t>
      </w:r>
      <w:r w:rsidR="00C53041">
        <w:rPr>
          <w:lang w:val="en-US"/>
        </w:rPr>
        <w:t xml:space="preserve"> for winter wheat</w:t>
      </w:r>
      <w:r w:rsidR="00336BED">
        <w:rPr>
          <w:lang w:val="en-US"/>
        </w:rPr>
        <w:t xml:space="preserve">, </w:t>
      </w:r>
      <w:r w:rsidRPr="00276CE1">
        <w:rPr>
          <w:lang w:val="en-US"/>
        </w:rPr>
        <w:t xml:space="preserve">with a particular focus on </w:t>
      </w:r>
      <w:r w:rsidR="00213BEA">
        <w:rPr>
          <w:lang w:val="en-US"/>
        </w:rPr>
        <w:t>(synt</w:t>
      </w:r>
      <w:r w:rsidR="008644ED">
        <w:rPr>
          <w:lang w:val="en-US"/>
        </w:rPr>
        <w:t>h</w:t>
      </w:r>
      <w:r w:rsidR="00213BEA">
        <w:rPr>
          <w:lang w:val="en-US"/>
        </w:rPr>
        <w:t xml:space="preserve">etic) nitrogen </w:t>
      </w:r>
      <w:r w:rsidR="0037483C">
        <w:rPr>
          <w:lang w:val="en-US"/>
        </w:rPr>
        <w:t>fertilizer</w:t>
      </w:r>
      <w:r w:rsidRPr="00276CE1">
        <w:rPr>
          <w:lang w:val="en-US"/>
        </w:rPr>
        <w:t xml:space="preserve"> </w:t>
      </w:r>
      <w:r w:rsidR="002D245D">
        <w:rPr>
          <w:lang w:val="en-US"/>
        </w:rPr>
        <w:t xml:space="preserve">and </w:t>
      </w:r>
      <w:r w:rsidRPr="00276CE1">
        <w:rPr>
          <w:lang w:val="en-US"/>
        </w:rPr>
        <w:t>the associated risks</w:t>
      </w:r>
      <w:r w:rsidR="00977F95">
        <w:rPr>
          <w:lang w:val="en-US"/>
        </w:rPr>
        <w:t xml:space="preserve"> and uncertainties</w:t>
      </w:r>
      <w:r w:rsidRPr="00276CE1">
        <w:rPr>
          <w:lang w:val="en-US"/>
        </w:rPr>
        <w:t xml:space="preserve">. Following the initial crop choice, farmers make </w:t>
      </w:r>
      <w:r w:rsidR="0037483C">
        <w:rPr>
          <w:lang w:val="en-US"/>
        </w:rPr>
        <w:t>fertilizer</w:t>
      </w:r>
      <w:r w:rsidR="003253DF">
        <w:rPr>
          <w:lang w:val="en-US"/>
        </w:rPr>
        <w:t xml:space="preserve"> </w:t>
      </w:r>
      <w:r w:rsidR="00B41594">
        <w:rPr>
          <w:lang w:val="en-US"/>
        </w:rPr>
        <w:t>purchasing</w:t>
      </w:r>
      <w:r w:rsidR="00B41594" w:rsidRPr="00276CE1">
        <w:rPr>
          <w:lang w:val="en-US"/>
        </w:rPr>
        <w:t xml:space="preserve"> decisions under </w:t>
      </w:r>
      <w:r w:rsidR="00B41594">
        <w:rPr>
          <w:lang w:val="en-US"/>
        </w:rPr>
        <w:t>risk (</w:t>
      </w:r>
      <w:r w:rsidR="00423F4D">
        <w:rPr>
          <w:lang w:val="en-US"/>
        </w:rPr>
        <w:t>F</w:t>
      </w:r>
      <w:r w:rsidR="00B41594">
        <w:rPr>
          <w:lang w:val="en-US"/>
        </w:rPr>
        <w:t>igure 1)</w:t>
      </w:r>
      <w:r w:rsidR="0005338F">
        <w:rPr>
          <w:lang w:val="en-US"/>
        </w:rPr>
        <w:t xml:space="preserve">, given the price fluctuations </w:t>
      </w:r>
      <w:r w:rsidR="004C7A21">
        <w:rPr>
          <w:lang w:val="en-US"/>
        </w:rPr>
        <w:t xml:space="preserve">until the </w:t>
      </w:r>
      <w:r w:rsidR="0037483C">
        <w:rPr>
          <w:lang w:val="en-US"/>
        </w:rPr>
        <w:t>fertilizer</w:t>
      </w:r>
      <w:r w:rsidR="004C7A21">
        <w:rPr>
          <w:lang w:val="en-US"/>
        </w:rPr>
        <w:t xml:space="preserve"> is used</w:t>
      </w:r>
      <w:r w:rsidR="00B41594">
        <w:rPr>
          <w:lang w:val="en-US"/>
        </w:rPr>
        <w:t xml:space="preserve">. </w:t>
      </w:r>
      <w:r w:rsidR="00C220C4">
        <w:rPr>
          <w:lang w:val="en-US"/>
        </w:rPr>
        <w:t>B</w:t>
      </w:r>
      <w:r w:rsidR="00C220C4" w:rsidRPr="0050789E">
        <w:rPr>
          <w:lang w:val="en-US"/>
        </w:rPr>
        <w:t xml:space="preserve">y committing to buy a specific quantity of </w:t>
      </w:r>
      <w:r w:rsidR="0037483C">
        <w:rPr>
          <w:lang w:val="en-US"/>
        </w:rPr>
        <w:t>fertilizer</w:t>
      </w:r>
      <w:r w:rsidR="00C220C4" w:rsidRPr="0050789E">
        <w:rPr>
          <w:lang w:val="en-US"/>
        </w:rPr>
        <w:t xml:space="preserve"> at an agreed price and future date, </w:t>
      </w:r>
      <w:r w:rsidR="00C220C4">
        <w:rPr>
          <w:lang w:val="en-US"/>
        </w:rPr>
        <w:t>forward contracting</w:t>
      </w:r>
      <w:r w:rsidR="00C220C4" w:rsidRPr="0050789E">
        <w:rPr>
          <w:lang w:val="en-US"/>
        </w:rPr>
        <w:t xml:space="preserve"> effectively mitigates exposure to price risk</w:t>
      </w:r>
      <w:r w:rsidR="00C220C4">
        <w:rPr>
          <w:lang w:val="en-US"/>
        </w:rPr>
        <w:t xml:space="preserve"> </w:t>
      </w:r>
      <w:r w:rsidR="00967979">
        <w:rPr>
          <w:lang w:val="en-US"/>
        </w:rPr>
        <w:fldChar w:fldCharType="begin"/>
      </w:r>
      <w:r w:rsidR="00967979">
        <w:rPr>
          <w:lang w:val="en-US"/>
        </w:rPr>
        <w:instrText xml:space="preserve"> ADDIN ZOTERO_ITEM CSL_CITATION {"citationID":"GLr3y53l","properties":{"formattedCitation":"(Hardaker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00967979">
        <w:rPr>
          <w:lang w:val="en-US"/>
        </w:rPr>
        <w:fldChar w:fldCharType="separate"/>
      </w:r>
      <w:r w:rsidR="00967979" w:rsidRPr="004C5878">
        <w:rPr>
          <w:lang w:val="en-GB"/>
        </w:rPr>
        <w:t>(Hardaker et al., 2015)</w:t>
      </w:r>
      <w:r w:rsidR="00967979">
        <w:rPr>
          <w:lang w:val="en-US"/>
        </w:rPr>
        <w:fldChar w:fldCharType="end"/>
      </w:r>
      <w:r w:rsidR="00C220C4" w:rsidRPr="0050789E">
        <w:rPr>
          <w:lang w:val="en-US"/>
        </w:rPr>
        <w:t>.</w:t>
      </w:r>
      <w:r w:rsidR="00C220C4" w:rsidRPr="00431F2B">
        <w:rPr>
          <w:rStyle w:val="FootnoteReference"/>
        </w:rPr>
        <w:footnoteReference w:id="3"/>
      </w:r>
      <w:r w:rsidR="001A2DA7">
        <w:rPr>
          <w:lang w:val="en-US"/>
        </w:rPr>
        <w:t xml:space="preserve"> </w:t>
      </w:r>
      <w:r w:rsidR="0096268E">
        <w:rPr>
          <w:lang w:val="en-US"/>
        </w:rPr>
        <w:t>However, t</w:t>
      </w:r>
      <w:r w:rsidR="00094A95">
        <w:rPr>
          <w:lang w:val="en-US"/>
        </w:rPr>
        <w:t>his decision</w:t>
      </w:r>
      <w:r w:rsidR="00A448B5">
        <w:rPr>
          <w:lang w:val="en-US"/>
        </w:rPr>
        <w:t xml:space="preserve"> might</w:t>
      </w:r>
      <w:r w:rsidR="00094A95">
        <w:rPr>
          <w:lang w:val="en-US"/>
        </w:rPr>
        <w:t xml:space="preserve"> not </w:t>
      </w:r>
      <w:r w:rsidR="006D0A28">
        <w:rPr>
          <w:lang w:val="en-US"/>
        </w:rPr>
        <w:t xml:space="preserve">be only </w:t>
      </w:r>
      <w:r w:rsidR="00094A95">
        <w:rPr>
          <w:lang w:val="en-US"/>
        </w:rPr>
        <w:t xml:space="preserve">influenced by </w:t>
      </w:r>
      <w:r w:rsidR="0037483C">
        <w:rPr>
          <w:lang w:val="en-US"/>
        </w:rPr>
        <w:t>fertilizer</w:t>
      </w:r>
      <w:r w:rsidR="00094A95">
        <w:rPr>
          <w:lang w:val="en-US"/>
        </w:rPr>
        <w:t xml:space="preserve"> price</w:t>
      </w:r>
      <w:r w:rsidR="00CA34B0">
        <w:rPr>
          <w:lang w:val="en-US"/>
        </w:rPr>
        <w:t xml:space="preserve"> risk</w:t>
      </w:r>
      <w:r w:rsidR="00B1714F">
        <w:rPr>
          <w:lang w:val="en-US"/>
        </w:rPr>
        <w:t>.</w:t>
      </w:r>
      <w:r w:rsidR="003068A0">
        <w:rPr>
          <w:lang w:val="en-US"/>
        </w:rPr>
        <w:t xml:space="preserve"> </w:t>
      </w:r>
      <w:r w:rsidR="00800B9F">
        <w:rPr>
          <w:lang w:val="en-US"/>
        </w:rPr>
        <w:t xml:space="preserve">When considering </w:t>
      </w:r>
      <w:r w:rsidR="0037483C">
        <w:rPr>
          <w:lang w:val="en-US"/>
        </w:rPr>
        <w:t>fertilizer</w:t>
      </w:r>
      <w:r w:rsidR="006B6921">
        <w:rPr>
          <w:lang w:val="en-US"/>
        </w:rPr>
        <w:t>-related</w:t>
      </w:r>
      <w:r w:rsidR="00800B9F">
        <w:rPr>
          <w:lang w:val="en-US"/>
        </w:rPr>
        <w:t xml:space="preserve"> decision</w:t>
      </w:r>
      <w:r w:rsidR="006B6921">
        <w:rPr>
          <w:lang w:val="en-US"/>
        </w:rPr>
        <w:t>s</w:t>
      </w:r>
      <w:r w:rsidR="00800B9F">
        <w:rPr>
          <w:lang w:val="en-US"/>
        </w:rPr>
        <w:t xml:space="preserve">, farmers </w:t>
      </w:r>
      <w:r w:rsidR="0096268E">
        <w:rPr>
          <w:lang w:val="en-US"/>
        </w:rPr>
        <w:t xml:space="preserve">might </w:t>
      </w:r>
      <w:r w:rsidR="00B503AD">
        <w:rPr>
          <w:lang w:val="en-US"/>
        </w:rPr>
        <w:t xml:space="preserve">take into account </w:t>
      </w:r>
      <w:r w:rsidR="004C6A49">
        <w:rPr>
          <w:lang w:val="en-US"/>
        </w:rPr>
        <w:t xml:space="preserve">the </w:t>
      </w:r>
      <w:r w:rsidR="00BA7690">
        <w:rPr>
          <w:lang w:val="en-US"/>
        </w:rPr>
        <w:t xml:space="preserve">impact </w:t>
      </w:r>
      <w:r w:rsidR="004C6A49">
        <w:rPr>
          <w:lang w:val="en-US"/>
        </w:rPr>
        <w:t xml:space="preserve">of this choice </w:t>
      </w:r>
      <w:r w:rsidR="00BA7690">
        <w:rPr>
          <w:lang w:val="en-US"/>
        </w:rPr>
        <w:t xml:space="preserve">on </w:t>
      </w:r>
      <w:r w:rsidR="00B503AD">
        <w:rPr>
          <w:lang w:val="en-US"/>
        </w:rPr>
        <w:t>total profits</w:t>
      </w:r>
      <w:r w:rsidR="00846AF5">
        <w:rPr>
          <w:lang w:val="en-US"/>
        </w:rPr>
        <w:t xml:space="preserve"> (broad framing)</w:t>
      </w:r>
      <w:r w:rsidR="00942629">
        <w:rPr>
          <w:lang w:val="en-US"/>
        </w:rPr>
        <w:t>.</w:t>
      </w:r>
      <w:r w:rsidR="00EC6E2F">
        <w:rPr>
          <w:lang w:val="en-US"/>
        </w:rPr>
        <w:t xml:space="preserve"> </w:t>
      </w:r>
      <w:r w:rsidR="0032751C">
        <w:rPr>
          <w:lang w:val="en-US"/>
        </w:rPr>
        <w:t>Here,</w:t>
      </w:r>
      <w:r w:rsidR="001D071B">
        <w:rPr>
          <w:lang w:val="en-US"/>
        </w:rPr>
        <w:t xml:space="preserve"> other</w:t>
      </w:r>
      <w:r w:rsidR="005251F1">
        <w:rPr>
          <w:lang w:val="en-US"/>
        </w:rPr>
        <w:t xml:space="preserve"> sources of</w:t>
      </w:r>
      <w:r w:rsidR="001D071B">
        <w:rPr>
          <w:lang w:val="en-US"/>
        </w:rPr>
        <w:t xml:space="preserve"> uncertaint</w:t>
      </w:r>
      <w:r w:rsidR="005251F1">
        <w:rPr>
          <w:lang w:val="en-US"/>
        </w:rPr>
        <w:t>y</w:t>
      </w:r>
      <w:r w:rsidR="001D071B">
        <w:rPr>
          <w:lang w:val="en-US"/>
        </w:rPr>
        <w:t xml:space="preserve"> enter the decision problem</w:t>
      </w:r>
      <w:r w:rsidR="005251F1">
        <w:rPr>
          <w:lang w:val="en-US"/>
        </w:rPr>
        <w:t xml:space="preserve"> such as</w:t>
      </w:r>
      <w:r w:rsidR="005251F1" w:rsidRPr="005251F1">
        <w:rPr>
          <w:lang w:val="en-US"/>
        </w:rPr>
        <w:t xml:space="preserve"> </w:t>
      </w:r>
      <w:r w:rsidR="005251F1">
        <w:rPr>
          <w:lang w:val="en-US"/>
        </w:rPr>
        <w:t>yield, and output prices</w:t>
      </w:r>
      <w:r w:rsidR="0032751C">
        <w:rPr>
          <w:lang w:val="en-US"/>
        </w:rPr>
        <w:t>, making the decision</w:t>
      </w:r>
      <w:r w:rsidR="00CB0EFD">
        <w:rPr>
          <w:lang w:val="en-US"/>
        </w:rPr>
        <w:t xml:space="preserve"> ambiguous</w:t>
      </w:r>
      <w:r w:rsidR="005251F1" w:rsidRPr="00276CE1">
        <w:rPr>
          <w:lang w:val="en-US"/>
        </w:rPr>
        <w:t>.</w:t>
      </w:r>
    </w:p>
    <w:p w14:paraId="17C19888" w14:textId="77777777" w:rsidR="00C14251" w:rsidRDefault="00A90953" w:rsidP="00C14251">
      <w:pPr>
        <w:keepNext/>
        <w:spacing w:line="360" w:lineRule="auto"/>
        <w:jc w:val="both"/>
      </w:pPr>
      <w:r>
        <w:rPr>
          <w:noProof/>
          <w:lang w:val="en-US"/>
        </w:rPr>
        <w:drawing>
          <wp:inline distT="0" distB="0" distL="0" distR="0" wp14:anchorId="44DFA251" wp14:editId="13FB352B">
            <wp:extent cx="5943600" cy="15716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943600" cy="1571625"/>
                    </a:xfrm>
                    <a:prstGeom prst="rect">
                      <a:avLst/>
                    </a:prstGeom>
                  </pic:spPr>
                </pic:pic>
              </a:graphicData>
            </a:graphic>
          </wp:inline>
        </w:drawing>
      </w:r>
    </w:p>
    <w:p w14:paraId="21D658AB" w14:textId="364E0419" w:rsidR="00A90953" w:rsidRPr="006D06F8" w:rsidRDefault="00C14251" w:rsidP="00C14251">
      <w:pPr>
        <w:pStyle w:val="Caption"/>
        <w:jc w:val="both"/>
        <w:rPr>
          <w:rFonts w:ascii="Times New Roman" w:hAnsi="Times New Roman"/>
          <w:i/>
          <w:iCs w:val="0"/>
          <w:color w:val="auto"/>
          <w:sz w:val="24"/>
          <w:szCs w:val="24"/>
          <w:lang w:val="en-US"/>
        </w:rPr>
      </w:pPr>
      <w:r w:rsidRPr="00382B48">
        <w:rPr>
          <w:rFonts w:ascii="Times New Roman" w:hAnsi="Times New Roman"/>
          <w:b/>
          <w:bCs/>
          <w:i/>
          <w:iCs w:val="0"/>
          <w:color w:val="auto"/>
          <w:sz w:val="24"/>
          <w:szCs w:val="24"/>
          <w:lang w:val="en-GB"/>
        </w:rPr>
        <w:t xml:space="preserve">Figure </w:t>
      </w:r>
      <w:r w:rsidRPr="006D06F8">
        <w:rPr>
          <w:rFonts w:ascii="Times New Roman" w:hAnsi="Times New Roman"/>
          <w:b/>
          <w:bCs/>
          <w:i/>
          <w:iCs w:val="0"/>
          <w:color w:val="auto"/>
          <w:sz w:val="24"/>
          <w:szCs w:val="24"/>
        </w:rPr>
        <w:fldChar w:fldCharType="begin"/>
      </w:r>
      <w:r w:rsidRPr="00382B48">
        <w:rPr>
          <w:rFonts w:ascii="Times New Roman" w:hAnsi="Times New Roman"/>
          <w:b/>
          <w:bCs/>
          <w:i/>
          <w:iCs w:val="0"/>
          <w:color w:val="auto"/>
          <w:sz w:val="24"/>
          <w:szCs w:val="24"/>
          <w:lang w:val="en-GB"/>
        </w:rPr>
        <w:instrText xml:space="preserve"> SEQ Figure \* ARABIC </w:instrText>
      </w:r>
      <w:r w:rsidRPr="006D06F8">
        <w:rPr>
          <w:rFonts w:ascii="Times New Roman" w:hAnsi="Times New Roman"/>
          <w:b/>
          <w:bCs/>
          <w:i/>
          <w:iCs w:val="0"/>
          <w:color w:val="auto"/>
          <w:sz w:val="24"/>
          <w:szCs w:val="24"/>
        </w:rPr>
        <w:fldChar w:fldCharType="separate"/>
      </w:r>
      <w:r w:rsidRPr="00382B48">
        <w:rPr>
          <w:rFonts w:ascii="Times New Roman" w:hAnsi="Times New Roman"/>
          <w:b/>
          <w:bCs/>
          <w:i/>
          <w:iCs w:val="0"/>
          <w:noProof/>
          <w:color w:val="auto"/>
          <w:sz w:val="24"/>
          <w:szCs w:val="24"/>
          <w:lang w:val="en-GB"/>
        </w:rPr>
        <w:t>1</w:t>
      </w:r>
      <w:r w:rsidRPr="006D06F8">
        <w:rPr>
          <w:rFonts w:ascii="Times New Roman" w:hAnsi="Times New Roman"/>
          <w:b/>
          <w:bCs/>
          <w:i/>
          <w:iCs w:val="0"/>
          <w:color w:val="auto"/>
          <w:sz w:val="24"/>
          <w:szCs w:val="24"/>
        </w:rPr>
        <w:fldChar w:fldCharType="end"/>
      </w:r>
      <w:r w:rsidRPr="00382B48">
        <w:rPr>
          <w:rFonts w:ascii="Times New Roman" w:hAnsi="Times New Roman"/>
          <w:b/>
          <w:bCs/>
          <w:i/>
          <w:iCs w:val="0"/>
          <w:color w:val="auto"/>
          <w:sz w:val="24"/>
          <w:szCs w:val="24"/>
          <w:lang w:val="en-GB"/>
        </w:rPr>
        <w:t xml:space="preserve">. </w:t>
      </w:r>
      <w:r w:rsidR="008A7638" w:rsidRPr="00382B48">
        <w:rPr>
          <w:rFonts w:ascii="Times New Roman" w:hAnsi="Times New Roman"/>
          <w:i/>
          <w:iCs w:val="0"/>
          <w:color w:val="auto"/>
          <w:sz w:val="24"/>
          <w:szCs w:val="24"/>
          <w:lang w:val="en-GB"/>
        </w:rPr>
        <w:t>Economic decision framework</w:t>
      </w:r>
    </w:p>
    <w:p w14:paraId="51778508" w14:textId="77777777" w:rsidR="00D87383" w:rsidRPr="00B83B5B" w:rsidRDefault="00D87383" w:rsidP="000E060A">
      <w:pPr>
        <w:rPr>
          <w:lang w:val="en-GB"/>
        </w:rPr>
      </w:pPr>
    </w:p>
    <w:p w14:paraId="6DB68EC2" w14:textId="60D118E5" w:rsidR="00FF6366" w:rsidRDefault="00FF6366" w:rsidP="00352C50">
      <w:pPr>
        <w:spacing w:line="360" w:lineRule="auto"/>
        <w:jc w:val="both"/>
        <w:rPr>
          <w:lang w:val="en-US"/>
        </w:rPr>
      </w:pPr>
      <w:r>
        <w:rPr>
          <w:lang w:val="en-US"/>
        </w:rPr>
        <w:t xml:space="preserve">We consider a </w:t>
      </w:r>
      <w:r w:rsidR="00A73EB7">
        <w:rPr>
          <w:lang w:val="en-US"/>
        </w:rPr>
        <w:t>static model of a</w:t>
      </w:r>
      <w:r>
        <w:rPr>
          <w:lang w:val="en-US"/>
        </w:rPr>
        <w:t xml:space="preserve"> representative farmer who produces a single commodity (</w:t>
      </w:r>
      <w:r w:rsidR="001F1435">
        <w:rPr>
          <w:lang w:val="en-US"/>
        </w:rPr>
        <w:t xml:space="preserve">winter </w:t>
      </w:r>
      <w:r>
        <w:rPr>
          <w:lang w:val="en-US"/>
        </w:rPr>
        <w:t>wheat) using a single input (</w:t>
      </w:r>
      <w:r w:rsidR="00E01794">
        <w:rPr>
          <w:lang w:val="en-US"/>
        </w:rPr>
        <w:t xml:space="preserve">synthetic </w:t>
      </w:r>
      <w:r w:rsidR="009835CD">
        <w:rPr>
          <w:lang w:val="en-US"/>
        </w:rPr>
        <w:t>n</w:t>
      </w:r>
      <w:r w:rsidR="00811CBE">
        <w:rPr>
          <w:lang w:val="en-US"/>
        </w:rPr>
        <w:t xml:space="preserve">itrogen </w:t>
      </w:r>
      <w:r w:rsidR="0037483C">
        <w:rPr>
          <w:lang w:val="en-US"/>
        </w:rPr>
        <w:t>fertilizer</w:t>
      </w:r>
      <w:r>
        <w:rPr>
          <w:lang w:val="en-US"/>
        </w:rPr>
        <w:t>). Expected farmer profit</w:t>
      </w:r>
      <w:r w:rsidR="002260AC">
        <w:rPr>
          <w:lang w:val="en-US"/>
        </w:rPr>
        <w:t>s</w:t>
      </w:r>
      <w:r>
        <w:rPr>
          <w:lang w:val="en-US"/>
        </w:rPr>
        <w:t xml:space="preserve"> </w:t>
      </w:r>
      <m:oMath>
        <m:d>
          <m:dPr>
            <m:ctrlPr>
              <w:rPr>
                <w:rFonts w:ascii="Cambria Math" w:hAnsi="Cambria Math"/>
                <w:i/>
                <w:lang w:val="en-US"/>
              </w:rPr>
            </m:ctrlPr>
          </m:dPr>
          <m:e>
            <m:r>
              <w:rPr>
                <w:rFonts w:ascii="Cambria Math" w:hAnsi="Cambria Math" w:cs="Calibri"/>
                <w:lang w:val="en-GB"/>
              </w:rPr>
              <m:t>π</m:t>
            </m:r>
            <m:ctrlPr>
              <w:rPr>
                <w:rFonts w:ascii="Cambria Math" w:hAnsi="Cambria Math" w:cs="Calibri"/>
                <w:i/>
                <w:lang w:val="en-GB"/>
              </w:rPr>
            </m:ctrlPr>
          </m:e>
        </m:d>
      </m:oMath>
      <w:r>
        <w:rPr>
          <w:lang w:val="en-US"/>
        </w:rPr>
        <w:t xml:space="preserve"> </w:t>
      </w:r>
      <w:r w:rsidR="001B77DE">
        <w:rPr>
          <w:lang w:val="en-US"/>
        </w:rPr>
        <w:t>are</w:t>
      </w:r>
      <w:r>
        <w:rPr>
          <w:lang w:val="en-US"/>
        </w:rPr>
        <w:t xml:space="preserve"> defined as revenue minus costs</w:t>
      </w:r>
      <w:r w:rsidR="003C2FFC">
        <w:rPr>
          <w:lang w:val="en-US"/>
        </w:rPr>
        <w:t>:</w:t>
      </w:r>
      <w:r>
        <w:rPr>
          <w:lang w:val="en-US"/>
        </w:rPr>
        <w:t xml:space="preserve"> </w:t>
      </w:r>
    </w:p>
    <w:p w14:paraId="4C50B94F" w14:textId="7E266484" w:rsidR="00802920" w:rsidRDefault="00000000" w:rsidP="00352C50">
      <w:pPr>
        <w:spacing w:line="360" w:lineRule="auto"/>
        <w:jc w:val="both"/>
        <w:rPr>
          <w:lang w:val="en-US"/>
        </w:rPr>
      </w:pPr>
      <m:oMathPara>
        <m:oMath>
          <m:eqArr>
            <m:eqArrPr>
              <m:maxDist m:val="1"/>
              <m:ctrlPr>
                <w:rPr>
                  <w:rFonts w:ascii="Cambria Math" w:hAnsi="Cambria Math" w:cs="Calibri"/>
                  <w:i/>
                </w:rPr>
              </m:ctrlPr>
            </m:eqArrPr>
            <m:e>
              <m:r>
                <w:rPr>
                  <w:rFonts w:ascii="Cambria Math" w:hAnsi="Cambria Math" w:cs="Calibri"/>
                  <w:lang w:val="en-GB"/>
                </w:rPr>
                <m:t>π</m:t>
              </m:r>
              <m:r>
                <w:rPr>
                  <w:rFonts w:ascii="Cambria Math" w:hAnsi="Cambria Math" w:cs="Calibri"/>
                </w:rPr>
                <m:t>=py(N)-</m:t>
              </m:r>
              <m:acc>
                <m:accPr>
                  <m:chr m:val="̃"/>
                  <m:ctrlPr>
                    <w:rPr>
                      <w:rFonts w:ascii="Cambria Math" w:hAnsi="Cambria Math" w:cs="Calibri"/>
                      <w:lang w:val="en-GB"/>
                    </w:rPr>
                  </m:ctrlPr>
                </m:accPr>
                <m:e>
                  <m:r>
                    <w:rPr>
                      <w:rFonts w:ascii="Cambria Math" w:hAnsi="Cambria Math" w:cs="Calibri"/>
                      <w:lang w:val="en-GB"/>
                    </w:rPr>
                    <m:t>s</m:t>
                  </m:r>
                </m:e>
              </m:acc>
              <m:r>
                <w:rPr>
                  <w:rFonts w:ascii="Cambria Math" w:hAnsi="Cambria Math" w:cs="Calibri"/>
                </w:rPr>
                <m:t>N#</m:t>
              </m:r>
              <m:d>
                <m:dPr>
                  <m:ctrlPr>
                    <w:rPr>
                      <w:rFonts w:ascii="Cambria Math" w:hAnsi="Cambria Math" w:cs="Calibri"/>
                      <w:i/>
                    </w:rPr>
                  </m:ctrlPr>
                </m:dPr>
                <m:e>
                  <m:r>
                    <w:rPr>
                      <w:rFonts w:ascii="Cambria Math" w:hAnsi="Cambria Math" w:cs="Calibri"/>
                    </w:rPr>
                    <m:t>8</m:t>
                  </m:r>
                </m:e>
              </m:d>
            </m:e>
          </m:eqArr>
        </m:oMath>
      </m:oMathPara>
    </w:p>
    <w:p w14:paraId="4DD5FEF8" w14:textId="77777777" w:rsidR="00A32C3B" w:rsidRDefault="003C2FFC" w:rsidP="007722E4">
      <w:pPr>
        <w:spacing w:line="360" w:lineRule="auto"/>
        <w:jc w:val="both"/>
        <w:rPr>
          <w:lang w:val="en-US"/>
        </w:rPr>
      </w:pPr>
      <w:r>
        <w:rPr>
          <w:lang w:val="en-GB"/>
        </w:rPr>
        <w:t xml:space="preserve">where </w:t>
      </w:r>
      <m:oMath>
        <m:r>
          <w:rPr>
            <w:rFonts w:ascii="Cambria Math" w:hAnsi="Cambria Math" w:cs="Calibri"/>
            <w:lang w:val="en-GB"/>
          </w:rPr>
          <m:t>p</m:t>
        </m:r>
      </m:oMath>
      <w:r>
        <w:rPr>
          <w:lang w:val="en-US"/>
        </w:rPr>
        <w:t xml:space="preserve"> is the output price, </w:t>
      </w:r>
      <m:oMath>
        <m:r>
          <w:rPr>
            <w:rFonts w:ascii="Cambria Math" w:hAnsi="Cambria Math"/>
            <w:lang w:val="en-US"/>
          </w:rPr>
          <m:t>y</m:t>
        </m:r>
      </m:oMath>
      <w:r w:rsidR="003F306F">
        <w:rPr>
          <w:lang w:val="en-US"/>
        </w:rPr>
        <w:t xml:space="preserve"> the </w:t>
      </w:r>
      <w:r>
        <w:rPr>
          <w:lang w:val="en-US"/>
        </w:rPr>
        <w:t>expected yiel</w:t>
      </w:r>
      <w:r w:rsidR="00CD15B3">
        <w:rPr>
          <w:lang w:val="en-US"/>
        </w:rPr>
        <w:t>d</w:t>
      </w:r>
      <w:r w:rsidR="00CD15B3">
        <w:rPr>
          <w:lang w:val="en-GB"/>
        </w:rPr>
        <w:t>,</w:t>
      </w:r>
      <w:r>
        <w:rPr>
          <w:lang w:val="en-US"/>
        </w:rPr>
        <w:t xml:space="preserve"> </w:t>
      </w:r>
      <m:oMath>
        <m:r>
          <w:rPr>
            <w:rFonts w:ascii="Cambria Math" w:hAnsi="Cambria Math"/>
            <w:lang w:val="en-US"/>
          </w:rPr>
          <m:t>s</m:t>
        </m:r>
      </m:oMath>
      <w:r w:rsidR="003F306F">
        <w:rPr>
          <w:lang w:val="en-US"/>
        </w:rPr>
        <w:t xml:space="preserve"> the </w:t>
      </w:r>
      <w:r w:rsidR="0037483C">
        <w:rPr>
          <w:lang w:val="en-US"/>
        </w:rPr>
        <w:t>fertilizer</w:t>
      </w:r>
      <w:r>
        <w:rPr>
          <w:lang w:val="en-US"/>
        </w:rPr>
        <w:t xml:space="preserve"> </w:t>
      </w:r>
      <w:r w:rsidR="0097575E">
        <w:rPr>
          <w:lang w:val="en-US"/>
        </w:rPr>
        <w:t>price</w:t>
      </w:r>
      <w:r w:rsidR="003F306F">
        <w:rPr>
          <w:lang w:val="en-US"/>
        </w:rPr>
        <w:t>, and</w:t>
      </w:r>
      <w:r>
        <w:rPr>
          <w:lang w:val="en-GB"/>
        </w:rPr>
        <w:t xml:space="preserve"> </w:t>
      </w:r>
      <m:oMath>
        <m:r>
          <w:rPr>
            <w:rFonts w:ascii="Cambria Math" w:hAnsi="Cambria Math" w:cs="Calibri"/>
            <w:lang w:val="en-GB"/>
          </w:rPr>
          <m:t>N</m:t>
        </m:r>
      </m:oMath>
      <w:r w:rsidR="003F306F">
        <w:rPr>
          <w:lang w:val="en-US"/>
        </w:rPr>
        <w:t xml:space="preserve"> the </w:t>
      </w:r>
      <w:r w:rsidR="0037483C">
        <w:rPr>
          <w:lang w:val="en-US"/>
        </w:rPr>
        <w:t>fertilizer</w:t>
      </w:r>
      <w:r w:rsidR="00CD15B3">
        <w:rPr>
          <w:lang w:val="en-US"/>
        </w:rPr>
        <w:t xml:space="preserve"> </w:t>
      </w:r>
      <w:r>
        <w:rPr>
          <w:lang w:val="en-US"/>
        </w:rPr>
        <w:t>quantity</w:t>
      </w:r>
      <w:r w:rsidR="00FD1653">
        <w:rPr>
          <w:lang w:val="en-US"/>
        </w:rPr>
        <w:t xml:space="preserve">. </w:t>
      </w:r>
      <w:r w:rsidR="002448A5">
        <w:rPr>
          <w:lang w:val="en-US"/>
        </w:rPr>
        <w:t>We assume that</w:t>
      </w:r>
      <w:r w:rsidR="00A738E3">
        <w:rPr>
          <w:lang w:val="en-US"/>
        </w:rPr>
        <w:t>, once the crop</w:t>
      </w:r>
      <w:r w:rsidR="009E1D62">
        <w:rPr>
          <w:lang w:val="en-US"/>
        </w:rPr>
        <w:t xml:space="preserve"> is determined</w:t>
      </w:r>
      <w:r w:rsidR="00624EF7">
        <w:rPr>
          <w:lang w:val="en-US"/>
        </w:rPr>
        <w:t xml:space="preserve">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r w:rsidR="009E1D62">
        <w:rPr>
          <w:lang w:val="en-US"/>
        </w:rPr>
        <w:t xml:space="preserve">, </w:t>
      </w:r>
      <w:r w:rsidR="00B1192F">
        <w:rPr>
          <w:lang w:val="en-US"/>
        </w:rPr>
        <w:t>the farme</w:t>
      </w:r>
      <w:r w:rsidR="0056011A">
        <w:rPr>
          <w:lang w:val="en-US"/>
        </w:rPr>
        <w:t xml:space="preserve">r knows </w:t>
      </w:r>
      <w:r w:rsidR="004A2273">
        <w:rPr>
          <w:lang w:val="en-US"/>
        </w:rPr>
        <w:t xml:space="preserve">the </w:t>
      </w:r>
      <w:r w:rsidR="009E1D62">
        <w:rPr>
          <w:lang w:val="en-US"/>
        </w:rPr>
        <w:t xml:space="preserve">associated </w:t>
      </w:r>
      <w:r w:rsidR="00102717">
        <w:rPr>
          <w:lang w:val="en-US"/>
        </w:rPr>
        <w:t xml:space="preserve">standard </w:t>
      </w:r>
      <w:r w:rsidR="0037483C">
        <w:rPr>
          <w:lang w:val="en-US"/>
        </w:rPr>
        <w:t>fertilizer</w:t>
      </w:r>
      <w:r w:rsidR="0030290C">
        <w:rPr>
          <w:lang w:val="en-US"/>
        </w:rPr>
        <w:t xml:space="preserve"> needs for the season</w:t>
      </w:r>
      <w:r w:rsidR="005C1053">
        <w:rPr>
          <w:lang w:val="en-US"/>
        </w:rPr>
        <w:t xml:space="preserve">. </w:t>
      </w:r>
      <w:r w:rsidR="00FE7E2F">
        <w:rPr>
          <w:lang w:val="en-US"/>
        </w:rPr>
        <w:t>A</w:t>
      </w:r>
      <w:r w:rsidR="00D7187E">
        <w:rPr>
          <w:lang w:val="en-US"/>
        </w:rPr>
        <w:t xml:space="preserve">ll </w:t>
      </w:r>
      <w:r w:rsidR="00624EF7">
        <w:rPr>
          <w:lang w:val="en-US"/>
        </w:rPr>
        <w:t>the volume is then</w:t>
      </w:r>
      <w:r w:rsidR="00FE7E2F">
        <w:rPr>
          <w:lang w:val="en-US"/>
        </w:rPr>
        <w:t xml:space="preserve"> </w:t>
      </w:r>
      <w:r w:rsidR="00E35C1A">
        <w:rPr>
          <w:lang w:val="en-US"/>
        </w:rPr>
        <w:t xml:space="preserve">either </w:t>
      </w:r>
      <w:r w:rsidR="00FE7E2F">
        <w:rPr>
          <w:lang w:val="en-US"/>
        </w:rPr>
        <w:t xml:space="preserve">purchased </w:t>
      </w:r>
      <w:r w:rsidR="00E35C1A">
        <w:rPr>
          <w:lang w:val="en-US"/>
        </w:rPr>
        <w:t xml:space="preserve">at </w:t>
      </w:r>
      <w:r w:rsidR="00413BD8">
        <w:rPr>
          <w:lang w:val="en-US"/>
        </w:rPr>
        <w:t>market</w:t>
      </w:r>
      <w:r w:rsidR="00D7187E">
        <w:rPr>
          <w:lang w:val="en-US"/>
        </w:rPr>
        <w:t xml:space="preserve"> price or</w:t>
      </w:r>
      <w:r w:rsidR="00E35C1A">
        <w:rPr>
          <w:lang w:val="en-US"/>
        </w:rPr>
        <w:t xml:space="preserve"> through a forward contract.</w:t>
      </w:r>
      <w:r w:rsidR="00F033CD">
        <w:rPr>
          <w:lang w:val="en-US"/>
        </w:rPr>
        <w:t xml:space="preserve"> </w:t>
      </w:r>
      <w:r w:rsidR="009A0C58">
        <w:rPr>
          <w:lang w:val="en-US"/>
        </w:rPr>
        <w:t xml:space="preserve">When farmers </w:t>
      </w:r>
      <w:r w:rsidR="00743FED">
        <w:rPr>
          <w:lang w:val="en-US"/>
        </w:rPr>
        <w:t xml:space="preserve">simply </w:t>
      </w:r>
      <w:r w:rsidR="009A0C58">
        <w:rPr>
          <w:lang w:val="en-US"/>
        </w:rPr>
        <w:t xml:space="preserve">buy </w:t>
      </w:r>
      <w:r w:rsidR="0037483C">
        <w:rPr>
          <w:lang w:val="en-US"/>
        </w:rPr>
        <w:t>fertilizers</w:t>
      </w:r>
      <w:r w:rsidR="009A0C58">
        <w:rPr>
          <w:lang w:val="en-US"/>
        </w:rPr>
        <w:t xml:space="preserve"> </w:t>
      </w:r>
      <w:r w:rsidR="005A34E4">
        <w:rPr>
          <w:lang w:val="en-US"/>
        </w:rPr>
        <w:t>close to application</w:t>
      </w:r>
      <w:r w:rsidR="0007354F">
        <w:rPr>
          <w:lang w:val="en-US"/>
        </w:rPr>
        <w:t xml:space="preserve">, they pay the </w:t>
      </w:r>
      <w:r w:rsidR="005D3DC4">
        <w:rPr>
          <w:lang w:val="en-US"/>
        </w:rPr>
        <w:lastRenderedPageBreak/>
        <w:t>stochastic</w:t>
      </w:r>
      <w:r w:rsidR="00990633">
        <w:rPr>
          <w:lang w:val="en-US"/>
        </w:rPr>
        <w:t xml:space="preserve"> </w:t>
      </w:r>
      <w:r w:rsidR="0007354F">
        <w:rPr>
          <w:lang w:val="en-US"/>
        </w:rPr>
        <w:t>spot price</w:t>
      </w:r>
      <w:r w:rsidR="00616541">
        <w:rPr>
          <w:lang w:val="en-US"/>
        </w:rPr>
        <w:t xml:space="preserv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s</m:t>
                    </m:r>
                  </m:e>
                </m:acc>
              </m:e>
              <m:sub>
                <m:r>
                  <w:rPr>
                    <w:rFonts w:ascii="Cambria Math" w:hAnsi="Cambria Math" w:cs="Calibri"/>
                    <w:lang w:val="en-GB"/>
                  </w:rPr>
                  <m:t>1</m:t>
                </m:r>
              </m:sub>
            </m:sSub>
            <m:ctrlPr>
              <w:rPr>
                <w:rFonts w:ascii="Cambria Math" w:hAnsi="Cambria Math" w:cs="Calibri"/>
                <w:i/>
                <w:lang w:val="en-GB"/>
              </w:rPr>
            </m:ctrlPr>
          </m:e>
        </m:d>
      </m:oMath>
      <w:r w:rsidR="00616541" w:rsidRPr="00616541">
        <w:rPr>
          <w:lang w:val="en-GB"/>
        </w:rPr>
        <w:t>.</w:t>
      </w:r>
      <w:r w:rsidR="00616541">
        <w:rPr>
          <w:lang w:val="en-US"/>
        </w:rPr>
        <w:t xml:space="preserve"> </w:t>
      </w:r>
      <w:r w:rsidR="00FF6366">
        <w:rPr>
          <w:lang w:val="en-US"/>
        </w:rPr>
        <w:t>When forward contracting,</w:t>
      </w:r>
      <w:r w:rsidR="004A7D28" w:rsidRPr="001C1A83">
        <w:rPr>
          <w:rStyle w:val="FootnoteReference"/>
          <w:lang w:val="en-GB"/>
        </w:rPr>
        <w:t xml:space="preserve"> </w:t>
      </w:r>
      <w:r w:rsidR="004A7D28" w:rsidRPr="00431F2B">
        <w:rPr>
          <w:rStyle w:val="FootnoteReference"/>
        </w:rPr>
        <w:footnoteReference w:id="4"/>
      </w:r>
      <w:r w:rsidR="004A7D28">
        <w:rPr>
          <w:lang w:val="en-US"/>
        </w:rPr>
        <w:t xml:space="preserve"> </w:t>
      </w:r>
      <w:r w:rsidR="00FF6366">
        <w:rPr>
          <w:lang w:val="en-US"/>
        </w:rPr>
        <w:t xml:space="preserve">the input costs </w:t>
      </w:r>
      <w:r w:rsidR="008D193F">
        <w:rPr>
          <w:lang w:val="en-US"/>
        </w:rPr>
        <w:t>become</w:t>
      </w:r>
      <w:r w:rsidR="00FF6366">
        <w:rPr>
          <w:lang w:val="en-US"/>
        </w:rPr>
        <w:t xml:space="preserve"> fixed </w:t>
      </w:r>
      <m:oMath>
        <m:d>
          <m:dPr>
            <m:ctrlPr>
              <w:rPr>
                <w:rFonts w:ascii="Cambria Math" w:hAnsi="Cambria Math"/>
                <w:i/>
                <w:lang w:val="en-US"/>
              </w:rPr>
            </m:ctrlPr>
          </m:dPr>
          <m:e>
            <m:r>
              <w:rPr>
                <w:rFonts w:ascii="Cambria Math" w:hAnsi="Cambria Math" w:cs="Calibri"/>
                <w:lang w:val="en-GB"/>
              </w:rPr>
              <m:t>f</m:t>
            </m:r>
          </m:e>
        </m:d>
      </m:oMath>
      <w:r w:rsidR="000046F2">
        <w:rPr>
          <w:lang w:val="en-US"/>
        </w:rPr>
        <w:t>, with</w:t>
      </w:r>
      <w:r w:rsidR="00B31270">
        <w:rPr>
          <w:lang w:val="en-US"/>
        </w:rPr>
        <w:t xml:space="preserve"> t</w:t>
      </w:r>
      <w:r w:rsidR="00FF6366">
        <w:rPr>
          <w:lang w:val="en-US"/>
        </w:rPr>
        <w:t>h</w:t>
      </w:r>
      <w:r w:rsidR="000F4E8F">
        <w:rPr>
          <w:lang w:val="en-US"/>
        </w:rPr>
        <w:t>e</w:t>
      </w:r>
      <w:r w:rsidR="00FF6366">
        <w:rPr>
          <w:lang w:val="en-US"/>
        </w:rPr>
        <w:t xml:space="preserve"> </w:t>
      </w:r>
      <w:r w:rsidR="000F4E8F">
        <w:rPr>
          <w:lang w:val="en-US"/>
        </w:rPr>
        <w:t xml:space="preserve">forward </w:t>
      </w:r>
      <w:r w:rsidR="00FF6366">
        <w:rPr>
          <w:lang w:val="en-US"/>
        </w:rPr>
        <w:t xml:space="preserve">price </w:t>
      </w:r>
      <w:r w:rsidR="002E0F92">
        <w:rPr>
          <w:lang w:val="en-US"/>
        </w:rPr>
        <w:t>calculated</w:t>
      </w:r>
      <w:r w:rsidR="00FF6366">
        <w:rPr>
          <w:lang w:val="en-US"/>
        </w:rPr>
        <w:t xml:space="preserve"> a</w:t>
      </w:r>
      <w:r w:rsidR="00A32C3B">
        <w:rPr>
          <w:lang w:val="en-US"/>
        </w:rPr>
        <w:t>s:</w:t>
      </w:r>
    </w:p>
    <w:p w14:paraId="6BF489BD" w14:textId="21FB4DC7" w:rsidR="00384B55" w:rsidRPr="00690C20" w:rsidRDefault="00000000" w:rsidP="00352C50">
      <w:pPr>
        <w:spacing w:line="360" w:lineRule="auto"/>
        <w:jc w:val="both"/>
        <w:rPr>
          <w:lang w:val="en-US"/>
        </w:rPr>
      </w:pPr>
      <m:oMath>
        <m:eqArr>
          <m:eqArrPr>
            <m:maxDist m:val="1"/>
            <m:ctrlPr>
              <w:rPr>
                <w:rFonts w:ascii="Cambria Math" w:hAnsi="Cambria Math"/>
                <w:i/>
                <w:lang w:val="en-US"/>
              </w:rPr>
            </m:ctrlPr>
          </m:eqArrPr>
          <m:e>
            <m:r>
              <w:rPr>
                <w:rFonts w:ascii="Cambria Math" w:hAnsi="Cambria Math"/>
                <w:lang w:val="en-US"/>
              </w:rPr>
              <m:t>f=</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w:r w:rsidR="00B31270" w:rsidRPr="00E4695B">
        <w:rPr>
          <w:szCs w:val="22"/>
          <w:lang w:val="en-US"/>
        </w:rPr>
        <w:t>w</w:t>
      </w:r>
      <w:r w:rsidR="004E43BD" w:rsidRPr="00E4695B">
        <w:rPr>
          <w:szCs w:val="22"/>
          <w:lang w:val="en-US"/>
        </w:rPr>
        <w:t xml:space="preserve">here </w:t>
      </w:r>
      <m:oMath>
        <m:sSub>
          <m:sSubPr>
            <m:ctrlPr>
              <w:rPr>
                <w:rFonts w:ascii="Cambria Math" w:hAnsi="Cambria Math"/>
                <w:i/>
                <w:szCs w:val="22"/>
                <w:lang w:val="en-US"/>
              </w:rPr>
            </m:ctrlPr>
          </m:sSubPr>
          <m:e>
            <m:r>
              <w:rPr>
                <w:rFonts w:ascii="Cambria Math" w:hAnsi="Cambria Math"/>
                <w:szCs w:val="22"/>
                <w:lang w:val="en-US"/>
              </w:rPr>
              <m:t>s</m:t>
            </m:r>
          </m:e>
          <m:sub>
            <m:r>
              <w:rPr>
                <w:rFonts w:ascii="Cambria Math" w:hAnsi="Cambria Math"/>
                <w:szCs w:val="22"/>
                <w:lang w:val="en-US"/>
              </w:rPr>
              <m:t>0</m:t>
            </m:r>
          </m:sub>
        </m:sSub>
      </m:oMath>
      <w:r w:rsidR="004E43BD" w:rsidRPr="00E4695B">
        <w:rPr>
          <w:szCs w:val="22"/>
          <w:lang w:val="en-US"/>
        </w:rPr>
        <w:t xml:space="preserve"> is the </w:t>
      </w:r>
      <w:r w:rsidR="0037483C" w:rsidRPr="00E4695B">
        <w:rPr>
          <w:szCs w:val="22"/>
          <w:lang w:val="en-US"/>
        </w:rPr>
        <w:t>fertilizer</w:t>
      </w:r>
      <w:r w:rsidR="004E43BD" w:rsidRPr="00E4695B">
        <w:rPr>
          <w:szCs w:val="22"/>
          <w:lang w:val="en-US"/>
        </w:rPr>
        <w:t xml:space="preserve"> spot price</w:t>
      </w:r>
      <w:r w:rsidR="004116E8">
        <w:rPr>
          <w:szCs w:val="22"/>
          <w:lang w:val="en-US"/>
        </w:rPr>
        <w:t xml:space="preserve"> at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D0078C" w:rsidRPr="00E4695B">
        <w:rPr>
          <w:szCs w:val="22"/>
          <w:lang w:val="en-US"/>
        </w:rPr>
        <w:t xml:space="preserve">, </w:t>
      </w:r>
      <m:oMath>
        <m:r>
          <w:rPr>
            <w:rFonts w:ascii="Cambria Math" w:hAnsi="Cambria Math"/>
            <w:szCs w:val="22"/>
            <w:lang w:val="en-US"/>
          </w:rPr>
          <m:t>r</m:t>
        </m:r>
      </m:oMath>
      <w:r w:rsidR="00D0078C" w:rsidRPr="00E4695B">
        <w:rPr>
          <w:szCs w:val="22"/>
          <w:lang w:val="en-US"/>
        </w:rPr>
        <w:t xml:space="preserve"> is the risk</w:t>
      </w:r>
      <w:r w:rsidR="008A7A7E" w:rsidRPr="00E4695B">
        <w:rPr>
          <w:szCs w:val="22"/>
          <w:lang w:val="en-US"/>
        </w:rPr>
        <w:t>-</w:t>
      </w:r>
      <w:r w:rsidR="00D0078C" w:rsidRPr="00E4695B">
        <w:rPr>
          <w:szCs w:val="22"/>
          <w:lang w:val="en-US"/>
        </w:rPr>
        <w:t xml:space="preserve">free rate, and </w:t>
      </w:r>
      <m:oMath>
        <m:r>
          <w:rPr>
            <w:rFonts w:ascii="Cambria Math" w:hAnsi="Cambria Math"/>
            <w:szCs w:val="22"/>
            <w:lang w:val="en-US"/>
          </w:rPr>
          <m:t>T</m:t>
        </m:r>
      </m:oMath>
      <w:r w:rsidR="00D0078C" w:rsidRPr="00E4695B">
        <w:rPr>
          <w:szCs w:val="22"/>
          <w:lang w:val="en-US"/>
        </w:rPr>
        <w:t xml:space="preserve"> is the delivery time.</w:t>
      </w:r>
      <w:r w:rsidR="007E49CC">
        <w:rPr>
          <w:szCs w:val="22"/>
          <w:lang w:val="en-US"/>
        </w:rPr>
        <w:t xml:space="preserve"> </w:t>
      </w:r>
      <w:r w:rsidR="00792B3E">
        <w:rPr>
          <w:szCs w:val="22"/>
          <w:lang w:val="en-US"/>
        </w:rPr>
        <w:t xml:space="preserve">We </w:t>
      </w:r>
      <w:r w:rsidR="002A5C2D">
        <w:rPr>
          <w:szCs w:val="22"/>
          <w:lang w:val="en-US"/>
        </w:rPr>
        <w:t xml:space="preserve">also </w:t>
      </w:r>
      <w:r w:rsidR="00792B3E">
        <w:rPr>
          <w:szCs w:val="22"/>
          <w:lang w:val="en-US"/>
        </w:rPr>
        <w:t xml:space="preserve">assume no </w:t>
      </w:r>
      <w:r w:rsidR="00D655D3">
        <w:rPr>
          <w:szCs w:val="22"/>
          <w:lang w:val="en-US"/>
        </w:rPr>
        <w:t>fixed and variable costs (e.g., information gathering expenses</w:t>
      </w:r>
      <w:r w:rsidR="002A5C2D">
        <w:rPr>
          <w:szCs w:val="22"/>
          <w:lang w:val="en-US"/>
        </w:rPr>
        <w:t xml:space="preserve"> or</w:t>
      </w:r>
      <w:r w:rsidR="00D655D3">
        <w:rPr>
          <w:szCs w:val="22"/>
          <w:lang w:val="en-US"/>
        </w:rPr>
        <w:t xml:space="preserve"> commissions</w:t>
      </w:r>
      <w:r w:rsidR="002A5C2D">
        <w:rPr>
          <w:szCs w:val="22"/>
          <w:lang w:val="en-US"/>
        </w:rPr>
        <w:t>) f</w:t>
      </w:r>
      <w:r w:rsidR="00DF5958">
        <w:rPr>
          <w:szCs w:val="22"/>
          <w:lang w:val="en-US"/>
        </w:rPr>
        <w:t>or</w:t>
      </w:r>
      <w:r w:rsidR="002A5C2D">
        <w:rPr>
          <w:szCs w:val="22"/>
          <w:lang w:val="en-US"/>
        </w:rPr>
        <w:t xml:space="preserve"> entering the contract.</w:t>
      </w:r>
      <w:r w:rsidR="00BF0A7E">
        <w:rPr>
          <w:szCs w:val="22"/>
          <w:lang w:val="en-US"/>
        </w:rPr>
        <w:t xml:space="preserve"> </w:t>
      </w:r>
      <w:r w:rsidR="00B27392">
        <w:rPr>
          <w:szCs w:val="22"/>
          <w:lang w:val="en-US"/>
        </w:rPr>
        <w:t xml:space="preserve">Forward contracting is mathematically equivalent to a </w:t>
      </w:r>
      <w:r w:rsidR="00CC64A3">
        <w:rPr>
          <w:szCs w:val="22"/>
          <w:lang w:val="en-US"/>
        </w:rPr>
        <w:t>buy-and-hold</w:t>
      </w:r>
      <w:r w:rsidR="00B27392">
        <w:rPr>
          <w:szCs w:val="22"/>
          <w:lang w:val="en-US"/>
        </w:rPr>
        <w:t xml:space="preserve"> strategy</w:t>
      </w:r>
      <w:r w:rsidR="00E552EC">
        <w:rPr>
          <w:szCs w:val="22"/>
          <w:lang w:val="en-US"/>
        </w:rPr>
        <w:t xml:space="preserve">. If the input is bought </w:t>
      </w:r>
      <w:r w:rsidR="00B85EE3">
        <w:rPr>
          <w:szCs w:val="22"/>
          <w:lang w:val="en-US"/>
        </w:rPr>
        <w:t>at</w:t>
      </w:r>
      <w:r w:rsidR="00E552EC">
        <w:rPr>
          <w:szCs w:val="22"/>
          <w:lang w:val="en-US"/>
        </w:rPr>
        <w:t xml:space="preserve">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1D154E">
        <w:rPr>
          <w:szCs w:val="22"/>
          <w:lang w:val="en-US"/>
        </w:rPr>
        <w:t xml:space="preserve">, the cost at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oMath>
      <w:r w:rsidR="00B85EE3">
        <w:rPr>
          <w:szCs w:val="22"/>
          <w:lang w:val="en-US"/>
        </w:rPr>
        <w:t xml:space="preserve"> </w:t>
      </w:r>
      <w:r w:rsidR="00295219">
        <w:rPr>
          <w:szCs w:val="22"/>
          <w:lang w:val="en-US"/>
        </w:rPr>
        <w:t>is the current spot price plus storage costs. With a forward contract, the firm instead commits to a purchase price</w:t>
      </w:r>
      <w:r w:rsidR="0021079D">
        <w:rPr>
          <w:szCs w:val="22"/>
          <w:lang w:val="en-US"/>
        </w:rPr>
        <w:t xml:space="preserve"> </w:t>
      </w:r>
      <m:oMath>
        <m:r>
          <w:rPr>
            <w:rFonts w:ascii="Cambria Math" w:hAnsi="Cambria Math"/>
            <w:szCs w:val="22"/>
            <w:lang w:val="en-US"/>
          </w:rPr>
          <m:t>(</m:t>
        </m:r>
        <m:r>
          <w:rPr>
            <w:rFonts w:ascii="Cambria Math" w:hAnsi="Cambria Math"/>
            <w:lang w:val="en-US"/>
          </w:rPr>
          <m:t>f)</m:t>
        </m:r>
      </m:oMath>
      <w:r w:rsidR="00295219">
        <w:rPr>
          <w:szCs w:val="22"/>
          <w:lang w:val="en-US"/>
        </w:rPr>
        <w:t xml:space="preserve"> that already reflects these same costs. </w:t>
      </w:r>
      <w:r w:rsidR="0087632C">
        <w:rPr>
          <w:szCs w:val="22"/>
          <w:lang w:val="en-US"/>
        </w:rPr>
        <w:t>Hence,</w:t>
      </w:r>
      <w:r w:rsidR="00727F55">
        <w:rPr>
          <w:szCs w:val="22"/>
          <w:lang w:val="en-US"/>
        </w:rPr>
        <w:t xml:space="preserve"> forward contracting </w:t>
      </w:r>
      <w:r w:rsidR="00C87AA1">
        <w:rPr>
          <w:szCs w:val="22"/>
          <w:lang w:val="en-US"/>
        </w:rPr>
        <w:t xml:space="preserve">reproduces the same outcome as </w:t>
      </w:r>
      <w:r w:rsidR="00727F55">
        <w:rPr>
          <w:szCs w:val="22"/>
          <w:lang w:val="en-US"/>
        </w:rPr>
        <w:t>purchas</w:t>
      </w:r>
      <w:r w:rsidR="00C87AA1">
        <w:rPr>
          <w:szCs w:val="22"/>
          <w:lang w:val="en-US"/>
        </w:rPr>
        <w:t>ing</w:t>
      </w:r>
      <w:r w:rsidR="00727F55">
        <w:rPr>
          <w:szCs w:val="22"/>
          <w:lang w:val="en-US"/>
        </w:rPr>
        <w:t xml:space="preserve"> and stor</w:t>
      </w:r>
      <w:r w:rsidR="00C87AA1">
        <w:rPr>
          <w:szCs w:val="22"/>
          <w:lang w:val="en-US"/>
        </w:rPr>
        <w:t>e</w:t>
      </w:r>
      <w:r w:rsidR="00727F55">
        <w:rPr>
          <w:szCs w:val="22"/>
          <w:lang w:val="en-US"/>
        </w:rPr>
        <w:t xml:space="preserve">, </w:t>
      </w:r>
      <w:r w:rsidR="00C87AA1">
        <w:rPr>
          <w:szCs w:val="22"/>
          <w:lang w:val="en-US"/>
        </w:rPr>
        <w:t xml:space="preserve">while avoiding </w:t>
      </w:r>
      <w:r w:rsidR="00727F55">
        <w:rPr>
          <w:szCs w:val="22"/>
          <w:lang w:val="en-US"/>
        </w:rPr>
        <w:t xml:space="preserve">holding inventory. </w:t>
      </w:r>
    </w:p>
    <w:p w14:paraId="38D413BB" w14:textId="25FA1D42" w:rsidR="004E4CF4" w:rsidRDefault="0052488F" w:rsidP="007F06F1">
      <w:pPr>
        <w:pStyle w:val="Heading2"/>
        <w:rPr>
          <w:lang w:val="en-US"/>
        </w:rPr>
      </w:pPr>
      <w:r>
        <w:rPr>
          <w:lang w:val="en-US"/>
        </w:rPr>
        <w:t xml:space="preserve">Adjusted </w:t>
      </w:r>
      <w:r w:rsidRPr="007F06F1">
        <w:t>contract</w:t>
      </w:r>
      <w:r>
        <w:rPr>
          <w:lang w:val="en-US"/>
        </w:rPr>
        <w:t xml:space="preserve"> design</w:t>
      </w:r>
    </w:p>
    <w:p w14:paraId="56289399" w14:textId="1CB8709D" w:rsidR="00F00A72" w:rsidRPr="00817432" w:rsidRDefault="003B611D" w:rsidP="00F00A72">
      <w:pPr>
        <w:spacing w:line="360" w:lineRule="auto"/>
        <w:jc w:val="both"/>
        <w:rPr>
          <w:lang w:val="en-US"/>
        </w:rPr>
      </w:pPr>
      <w:r>
        <w:rPr>
          <w:lang w:val="en-US"/>
        </w:rPr>
        <w:t xml:space="preserve">In addition to the option of buying </w:t>
      </w:r>
      <w:r w:rsidR="0037483C">
        <w:rPr>
          <w:lang w:val="en-US"/>
        </w:rPr>
        <w:t>fertilizers</w:t>
      </w:r>
      <w:r>
        <w:rPr>
          <w:lang w:val="en-US"/>
        </w:rPr>
        <w:t xml:space="preserve"> at </w:t>
      </w:r>
      <w:r w:rsidR="002D68F0">
        <w:rPr>
          <w:lang w:val="en-US"/>
        </w:rPr>
        <w:t xml:space="preserve">the </w:t>
      </w:r>
      <w:r>
        <w:rPr>
          <w:lang w:val="en-US"/>
        </w:rPr>
        <w:t xml:space="preserve">spot price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s</m:t>
                    </m:r>
                  </m:e>
                </m:acc>
              </m:e>
              <m:sub>
                <m:r>
                  <w:rPr>
                    <w:rFonts w:ascii="Cambria Math" w:hAnsi="Cambria Math" w:cs="Calibri"/>
                    <w:lang w:val="en-GB"/>
                  </w:rPr>
                  <m:t>1</m:t>
                </m:r>
              </m:sub>
            </m:sSub>
          </m:e>
        </m:d>
      </m:oMath>
      <w:r w:rsidR="002D68F0">
        <w:rPr>
          <w:lang w:val="en-US"/>
        </w:rPr>
        <w:t xml:space="preserve"> </w:t>
      </w:r>
      <w:r>
        <w:rPr>
          <w:lang w:val="en-US"/>
        </w:rPr>
        <w:t xml:space="preserve">and forward contracting with a supplier, thus fixing the price </w:t>
      </w:r>
      <m:oMath>
        <m:d>
          <m:dPr>
            <m:ctrlPr>
              <w:rPr>
                <w:rFonts w:ascii="Cambria Math" w:hAnsi="Cambria Math"/>
                <w:i/>
                <w:lang w:val="en-US"/>
              </w:rPr>
            </m:ctrlPr>
          </m:dPr>
          <m:e>
            <m:r>
              <w:rPr>
                <w:rFonts w:ascii="Cambria Math" w:hAnsi="Cambria Math"/>
                <w:lang w:val="en-US"/>
              </w:rPr>
              <m:t>f</m:t>
            </m:r>
          </m:e>
        </m:d>
      </m:oMath>
      <w:r w:rsidR="004A0C2D">
        <w:rPr>
          <w:lang w:val="en-US"/>
        </w:rPr>
        <w:t>,</w:t>
      </w:r>
      <w:r w:rsidR="002D68F0">
        <w:rPr>
          <w:lang w:val="en-US"/>
        </w:rPr>
        <w:t xml:space="preserve"> </w:t>
      </w:r>
      <w:r w:rsidR="004A0C2D">
        <w:rPr>
          <w:lang w:val="en-US"/>
        </w:rPr>
        <w:t>w</w:t>
      </w:r>
      <w:r w:rsidR="002D68F0">
        <w:rPr>
          <w:lang w:val="en-US"/>
        </w:rPr>
        <w:t>e</w:t>
      </w:r>
      <w:r>
        <w:rPr>
          <w:lang w:val="en-US"/>
        </w:rPr>
        <w:t xml:space="preserve"> </w:t>
      </w:r>
      <w:r w:rsidR="00E451B5">
        <w:rPr>
          <w:lang w:val="en-US"/>
        </w:rPr>
        <w:t>introduce</w:t>
      </w:r>
      <w:r>
        <w:rPr>
          <w:lang w:val="en-US"/>
        </w:rPr>
        <w:t xml:space="preserve"> an “</w:t>
      </w:r>
      <w:r w:rsidR="002E597D">
        <w:rPr>
          <w:lang w:val="en-US"/>
        </w:rPr>
        <w:t>insurance</w:t>
      </w:r>
      <w:r>
        <w:rPr>
          <w:lang w:val="en-US"/>
        </w:rPr>
        <w:t>” mechanism</w:t>
      </w:r>
      <w:r w:rsidR="00C53BEA">
        <w:rPr>
          <w:lang w:val="en-US"/>
        </w:rPr>
        <w:t xml:space="preserve"> to the contract</w:t>
      </w:r>
      <w:r w:rsidR="00ED5CA0">
        <w:rPr>
          <w:lang w:val="en-US"/>
        </w:rPr>
        <w:t xml:space="preserve"> that </w:t>
      </w:r>
      <w:r w:rsidR="00E62088">
        <w:rPr>
          <w:lang w:val="en-US"/>
        </w:rPr>
        <w:t>sets a price ceiling.</w:t>
      </w:r>
      <w:r w:rsidR="00DC0543">
        <w:rPr>
          <w:lang w:val="en-US"/>
        </w:rPr>
        <w:t xml:space="preserve"> </w:t>
      </w:r>
      <w:r w:rsidR="003268E9">
        <w:rPr>
          <w:lang w:val="en-US"/>
        </w:rPr>
        <w:t xml:space="preserve">By paying a premium </w:t>
      </w:r>
      <m:oMath>
        <m:d>
          <m:dPr>
            <m:ctrlPr>
              <w:rPr>
                <w:rFonts w:ascii="Cambria Math" w:hAnsi="Cambria Math"/>
                <w:i/>
                <w:lang w:val="en-US"/>
              </w:rPr>
            </m:ctrlPr>
          </m:dPr>
          <m:e>
            <m:r>
              <m:rPr>
                <m:sty m:val="p"/>
              </m:rPr>
              <w:rPr>
                <w:rFonts w:ascii="Cambria Math" w:hAnsi="Cambria Math" w:cs="Calibri"/>
                <w:lang w:val="en-GB"/>
              </w:rPr>
              <m:t>Γ</m:t>
            </m:r>
          </m:e>
        </m:d>
      </m:oMath>
      <w:r w:rsidR="003268E9">
        <w:rPr>
          <w:lang w:val="en-US"/>
        </w:rPr>
        <w:t xml:space="preserve">, if the fertilizer price </w:t>
      </w:r>
      <w:r w:rsidR="002E597D">
        <w:rPr>
          <w:lang w:val="en-US"/>
        </w:rPr>
        <w:t xml:space="preserve">is </w:t>
      </w:r>
      <w:r w:rsidR="003268E9">
        <w:rPr>
          <w:lang w:val="en-US"/>
        </w:rPr>
        <w:t xml:space="preserve">above a certain threshold </w:t>
      </w:r>
      <m:oMath>
        <m:d>
          <m:dPr>
            <m:ctrlPr>
              <w:rPr>
                <w:rFonts w:ascii="Cambria Math" w:hAnsi="Cambria Math"/>
                <w:i/>
                <w:lang w:val="en-US"/>
              </w:rPr>
            </m:ctrlPr>
          </m:dPr>
          <m:e>
            <m:r>
              <w:rPr>
                <w:rFonts w:ascii="Cambria Math" w:hAnsi="Cambria Math"/>
                <w:lang w:val="en-US"/>
              </w:rPr>
              <m:t>k</m:t>
            </m:r>
          </m:e>
        </m:d>
      </m:oMath>
      <w:r w:rsidR="003268E9">
        <w:rPr>
          <w:lang w:val="en-US"/>
        </w:rPr>
        <w:t xml:space="preserve">, the </w:t>
      </w:r>
      <w:r w:rsidR="001A2B72">
        <w:rPr>
          <w:lang w:val="en-US"/>
        </w:rPr>
        <w:t xml:space="preserve">insurance </w:t>
      </w:r>
      <w:r w:rsidR="003268E9">
        <w:rPr>
          <w:lang w:val="en-US"/>
        </w:rPr>
        <w:t xml:space="preserve">payoff </w:t>
      </w:r>
      <m:oMath>
        <m:d>
          <m:dPr>
            <m:ctrlPr>
              <w:rPr>
                <w:rFonts w:ascii="Cambria Math" w:hAnsi="Cambria Math"/>
                <w:i/>
                <w:lang w:val="en-US"/>
              </w:rPr>
            </m:ctrlPr>
          </m:dPr>
          <m:e>
            <m:r>
              <w:rPr>
                <w:rFonts w:ascii="Cambria Math" w:hAnsi="Cambria Math"/>
                <w:lang w:val="en-GB"/>
              </w:rPr>
              <m:t>I</m:t>
            </m:r>
            <m:ctrlPr>
              <w:rPr>
                <w:rFonts w:ascii="Cambria Math" w:hAnsi="Cambria Math"/>
                <w:lang w:val="en-GB"/>
              </w:rPr>
            </m:ctrlPr>
          </m:e>
        </m:d>
      </m:oMath>
      <w:r w:rsidR="008065D5">
        <w:rPr>
          <w:lang w:val="en-US"/>
        </w:rPr>
        <w:t xml:space="preserve"> </w:t>
      </w:r>
      <w:r w:rsidR="003268E9">
        <w:rPr>
          <w:lang w:val="en-US"/>
        </w:rPr>
        <w:t xml:space="preserve">would ensure that the price </w:t>
      </w:r>
      <w:r w:rsidR="00761805">
        <w:rPr>
          <w:lang w:val="en-US"/>
        </w:rPr>
        <w:t>farmers</w:t>
      </w:r>
      <w:r w:rsidR="003268E9">
        <w:rPr>
          <w:lang w:val="en-US"/>
        </w:rPr>
        <w:t xml:space="preserve"> pay </w:t>
      </w:r>
      <w:r w:rsidR="001A2B72">
        <w:rPr>
          <w:lang w:val="en-US"/>
        </w:rPr>
        <w:t xml:space="preserve">for fertilizer </w:t>
      </w:r>
      <w:r w:rsidR="003268E9">
        <w:rPr>
          <w:lang w:val="en-US"/>
        </w:rPr>
        <w:t>would be capped.</w:t>
      </w:r>
      <w:r w:rsidR="008065D5">
        <w:rPr>
          <w:lang w:val="en-US"/>
        </w:rPr>
        <w:t xml:space="preserve"> This mechanism </w:t>
      </w:r>
      <w:r w:rsidR="00F00A72">
        <w:rPr>
          <w:lang w:val="en-US"/>
        </w:rPr>
        <w:t>thus functions as a</w:t>
      </w:r>
      <w:r w:rsidR="008065D5">
        <w:rPr>
          <w:lang w:val="en-US"/>
        </w:rPr>
        <w:t>n</w:t>
      </w:r>
      <w:r w:rsidR="00F00A72">
        <w:rPr>
          <w:lang w:val="en-US"/>
        </w:rPr>
        <w:t xml:space="preserve"> European </w:t>
      </w:r>
      <w:r w:rsidR="005B04DA">
        <w:rPr>
          <w:lang w:val="en-US"/>
        </w:rPr>
        <w:t xml:space="preserve">call </w:t>
      </w:r>
      <w:r w:rsidR="00F00A72">
        <w:rPr>
          <w:lang w:val="en-US"/>
        </w:rPr>
        <w:t xml:space="preserve">option where the payout </w:t>
      </w:r>
      <w:r w:rsidR="00F00A72">
        <w:rPr>
          <w:lang w:val="en-GB"/>
        </w:rPr>
        <w:t xml:space="preserve">amount is made whenever the fertiliser spot price at time </w:t>
      </w:r>
      <m:oMath>
        <m:r>
          <w:rPr>
            <w:rFonts w:ascii="Cambria Math" w:hAnsi="Cambria Math"/>
            <w:lang w:val="en-GB"/>
          </w:rPr>
          <m:t>t=1</m:t>
        </m:r>
      </m:oMath>
      <w:r w:rsidR="00F00A72">
        <w:rPr>
          <w:lang w:val="en-GB"/>
        </w:rPr>
        <w:t xml:space="preserve"> is above the farm's individual threshold price, otherwise the payout is zero: </w:t>
      </w:r>
    </w:p>
    <w:p w14:paraId="6DB34259" w14:textId="0176E884" w:rsidR="00F00A72" w:rsidRDefault="00000000" w:rsidP="00F00A72">
      <w:pPr>
        <w:spacing w:line="360" w:lineRule="auto"/>
        <w:jc w:val="both"/>
        <w:rPr>
          <w:lang w:val="en-GB"/>
        </w:rPr>
      </w:pPr>
      <m:oMathPara>
        <m:oMath>
          <m:eqArr>
            <m:eqArrPr>
              <m:maxDist m:val="1"/>
              <m:ctrlPr>
                <w:rPr>
                  <w:rFonts w:ascii="Cambria Math" w:hAnsi="Cambria Math" w:cs="Calibri"/>
                  <w:i/>
                  <w:lang w:val="en-GB"/>
                </w:rPr>
              </m:ctrlPr>
            </m:eqArrPr>
            <m:e>
              <m:r>
                <w:rPr>
                  <w:rFonts w:ascii="Cambria Math" w:hAnsi="Cambria Math"/>
                  <w:lang w:val="en-GB"/>
                </w:rPr>
                <m:t>I</m:t>
              </m:r>
              <m:r>
                <w:rPr>
                  <w:rFonts w:ascii="Cambria Math" w:hAnsi="Cambria Math" w:cs="Calibri"/>
                  <w:lang w:val="en-GB"/>
                </w:rPr>
                <m:t>=</m:t>
              </m:r>
              <m:func>
                <m:funcPr>
                  <m:ctrlPr>
                    <w:rPr>
                      <w:rFonts w:ascii="Cambria Math" w:hAnsi="Cambria Math" w:cs="Calibri"/>
                      <w:lang w:val="en-GB"/>
                    </w:rPr>
                  </m:ctrlPr>
                </m:funcPr>
                <m:fName>
                  <m:r>
                    <m:rPr>
                      <m:sty m:val="p"/>
                    </m:rPr>
                    <w:rPr>
                      <w:rFonts w:ascii="Cambria Math" w:hAnsi="Cambria Math" w:cs="Calibri"/>
                      <w:lang w:val="en-GB"/>
                    </w:rPr>
                    <m:t>max</m:t>
                  </m:r>
                  <m:ctrlPr>
                    <w:rPr>
                      <w:rFonts w:ascii="Cambria Math" w:hAnsi="Cambria Math" w:cs="Calibri"/>
                      <w:i/>
                      <w:lang w:val="en-GB"/>
                    </w:rPr>
                  </m:ctrlPr>
                </m:fName>
                <m:e>
                  <m:r>
                    <w:rPr>
                      <w:rFonts w:ascii="Cambria Math" w:hAnsi="Cambria Math" w:cs="Calibri"/>
                      <w:lang w:val="en-GB"/>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1</m:t>
                      </m:r>
                    </m:sub>
                  </m:sSub>
                  <m:r>
                    <w:rPr>
                      <w:rFonts w:ascii="Cambria Math" w:hAnsi="Cambria Math" w:cs="Calibri"/>
                      <w:lang w:val="en-GB"/>
                    </w:rPr>
                    <m:t>-</m:t>
                  </m:r>
                  <m:r>
                    <w:rPr>
                      <w:rFonts w:ascii="Cambria Math" w:hAnsi="Cambria Math" w:cs="Calibri"/>
                    </w:rPr>
                    <m:t>k</m:t>
                  </m:r>
                  <m:r>
                    <w:rPr>
                      <w:rFonts w:ascii="Cambria Math" w:hAnsi="Cambria Math" w:cs="Calibri"/>
                      <w:lang w:val="en-GB"/>
                    </w:rPr>
                    <m:t>,0)</m:t>
                  </m:r>
                </m:e>
              </m:func>
              <m:r>
                <w:rPr>
                  <w:rFonts w:ascii="Cambria Math" w:hAnsi="Cambria Math" w:cs="Calibri"/>
                  <w:lang w:val="en-GB"/>
                </w:rPr>
                <m:t xml:space="preserve">  </m:t>
              </m:r>
              <m:r>
                <w:rPr>
                  <w:rFonts w:ascii="Cambria Math" w:hAnsi="Cambria Math" w:cs="Calibri"/>
                </w:rPr>
                <m:t>#(</m:t>
              </m:r>
              <m:r>
                <w:rPr>
                  <w:rFonts w:ascii="Cambria Math" w:hAnsi="Cambria Math" w:cs="Calibri"/>
                  <w:lang w:val="en-GB"/>
                </w:rPr>
                <m:t>10)</m:t>
              </m:r>
            </m:e>
          </m:eqArr>
        </m:oMath>
      </m:oMathPara>
    </w:p>
    <w:p w14:paraId="11055482" w14:textId="6D57D70B" w:rsidR="00F00A72" w:rsidRDefault="00F00A72" w:rsidP="00F00A72">
      <w:pPr>
        <w:spacing w:line="360" w:lineRule="auto"/>
        <w:jc w:val="both"/>
        <w:rPr>
          <w:lang w:val="en-GB"/>
        </w:rPr>
      </w:pPr>
      <w:r w:rsidRPr="00972AA3">
        <w:rPr>
          <w:lang w:val="en-GB"/>
        </w:rPr>
        <w:t>In this case, and u</w:t>
      </w:r>
      <w:r>
        <w:rPr>
          <w:lang w:val="en-GB"/>
        </w:rPr>
        <w:t xml:space="preserve">nlike the traditional forward contract, the contract is not free to enter. Here, the </w:t>
      </w:r>
      <w:r w:rsidRPr="00972AA3">
        <w:rPr>
          <w:lang w:val="en-GB"/>
        </w:rPr>
        <w:t>supplier carries all the risk and should thus be compensated.</w:t>
      </w:r>
      <w:r>
        <w:rPr>
          <w:lang w:val="en-GB"/>
        </w:rPr>
        <w:t xml:space="preserve"> To </w:t>
      </w:r>
      <w:r w:rsidR="00EA7B76">
        <w:rPr>
          <w:lang w:val="en-GB"/>
        </w:rPr>
        <w:t xml:space="preserve">calculate the premium of </w:t>
      </w:r>
      <w:r>
        <w:rPr>
          <w:lang w:val="en-GB"/>
        </w:rPr>
        <w:t>an European call option, we discount its expected payoff:</w:t>
      </w:r>
    </w:p>
    <w:p w14:paraId="1487C297" w14:textId="3E3A60DA" w:rsidR="00F00A72" w:rsidRDefault="00000000" w:rsidP="00F00A72">
      <w:pPr>
        <w:spacing w:line="360" w:lineRule="auto"/>
        <w:jc w:val="both"/>
        <w:rPr>
          <w:lang w:val="en-GB"/>
        </w:rPr>
      </w:pPr>
      <m:oMathPara>
        <m:oMath>
          <m:eqArr>
            <m:eqArrPr>
              <m:maxDist m:val="1"/>
              <m:ctrlPr>
                <w:rPr>
                  <w:rFonts w:ascii="Cambria Math" w:hAnsi="Cambria Math" w:cs="Calibri"/>
                  <w:i/>
                  <w:lang w:val="en-GB"/>
                </w:rPr>
              </m:ctrlPr>
            </m:eqArrPr>
            <m:e>
              <m:r>
                <m:rPr>
                  <m:sty m:val="p"/>
                </m:rPr>
                <w:rPr>
                  <w:rFonts w:ascii="Cambria Math" w:hAnsi="Cambria Math" w:cs="Calibri"/>
                  <w:lang w:val="en-GB"/>
                </w:rPr>
                <m:t>Γ</m:t>
              </m:r>
              <m:r>
                <w:rPr>
                  <w:rFonts w:ascii="Cambria Math" w:hAnsi="Cambria Math" w:cs="Calibri"/>
                  <w:lang w:val="en-GB"/>
                </w:rPr>
                <m:t>=E(I)</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cs="Calibri"/>
                </w:rPr>
                <m:t>#(</m:t>
              </m:r>
              <m:r>
                <w:rPr>
                  <w:rFonts w:ascii="Cambria Math" w:hAnsi="Cambria Math" w:cs="Calibri"/>
                  <w:lang w:val="en-GB"/>
                </w:rPr>
                <m:t>11)</m:t>
              </m:r>
            </m:e>
          </m:eqArr>
        </m:oMath>
      </m:oMathPara>
    </w:p>
    <w:p w14:paraId="1510EE89" w14:textId="77777777" w:rsidR="006B4E3B" w:rsidRPr="00A23649" w:rsidRDefault="006B4E3B" w:rsidP="006B4E3B">
      <w:pPr>
        <w:spacing w:line="360" w:lineRule="auto"/>
        <w:jc w:val="both"/>
        <w:rPr>
          <w:lang w:val="en-US"/>
        </w:rPr>
      </w:pPr>
      <w:bookmarkStart w:id="4" w:name="_Ref205816026"/>
      <w:r>
        <w:rPr>
          <w:lang w:val="en-US"/>
        </w:rPr>
        <w:t xml:space="preserve">Traditional forward contracts primarily address risk aversion by fixing the price and eliminating exposure to future price volatility. In contrast, the proposed adjusted contract (also called maximum price contract) targets downside risk aversion and loss aversion by offering protection </w:t>
      </w:r>
      <w:r>
        <w:rPr>
          <w:lang w:val="en-US"/>
        </w:rPr>
        <w:lastRenderedPageBreak/>
        <w:t xml:space="preserve">against adverse price movements while preserving the opportunity to benefit from price declines. Available purchasing choices are summarized in </w:t>
      </w:r>
      <w:r w:rsidRPr="00896706">
        <w:rPr>
          <w:lang w:val="en-US"/>
        </w:rPr>
        <w:fldChar w:fldCharType="begin"/>
      </w:r>
      <w:r w:rsidRPr="00896706">
        <w:rPr>
          <w:lang w:val="en-US"/>
        </w:rPr>
        <w:instrText xml:space="preserve"> REF _Ref205816026 \h  \* MERGEFORMAT </w:instrText>
      </w:r>
      <w:r w:rsidRPr="00896706">
        <w:rPr>
          <w:lang w:val="en-US"/>
        </w:rPr>
      </w:r>
      <w:r w:rsidRPr="00896706">
        <w:rPr>
          <w:lang w:val="en-US"/>
        </w:rPr>
        <w:fldChar w:fldCharType="separate"/>
      </w:r>
      <w:r w:rsidRPr="00896706">
        <w:rPr>
          <w:lang w:val="en-US"/>
        </w:rPr>
        <w:t>Table 1</w:t>
      </w:r>
      <w:r w:rsidRPr="00896706">
        <w:rPr>
          <w:lang w:val="en-US"/>
        </w:rPr>
        <w:fldChar w:fldCharType="end"/>
      </w:r>
      <w:r>
        <w:rPr>
          <w:lang w:val="en-US"/>
        </w:rPr>
        <w:t>.</w:t>
      </w:r>
    </w:p>
    <w:p w14:paraId="459BC926" w14:textId="485309D9" w:rsidR="006B4E3B" w:rsidRPr="00896706" w:rsidRDefault="006B4E3B" w:rsidP="006B4E3B">
      <w:pPr>
        <w:pStyle w:val="Caption"/>
        <w:keepNext/>
        <w:rPr>
          <w:rFonts w:ascii="Times New Roman" w:hAnsi="Times New Roman"/>
          <w:i/>
          <w:iCs w:val="0"/>
          <w:color w:val="auto"/>
          <w:sz w:val="24"/>
          <w:szCs w:val="24"/>
          <w:lang w:val="en-GB"/>
        </w:rPr>
      </w:pPr>
      <w:r w:rsidRPr="00896706">
        <w:rPr>
          <w:rFonts w:ascii="Times New Roman" w:hAnsi="Times New Roman"/>
          <w:b/>
          <w:bCs/>
          <w:color w:val="auto"/>
          <w:sz w:val="24"/>
          <w:szCs w:val="24"/>
          <w:lang w:val="en-GB"/>
        </w:rPr>
        <w:t xml:space="preserve">Table </w:t>
      </w:r>
      <w:r w:rsidRPr="00896706">
        <w:rPr>
          <w:rFonts w:ascii="Times New Roman" w:hAnsi="Times New Roman"/>
          <w:b/>
          <w:bCs/>
          <w:color w:val="auto"/>
          <w:sz w:val="24"/>
          <w:szCs w:val="24"/>
        </w:rPr>
        <w:fldChar w:fldCharType="begin"/>
      </w:r>
      <w:r w:rsidRPr="00896706">
        <w:rPr>
          <w:rFonts w:ascii="Times New Roman" w:hAnsi="Times New Roman"/>
          <w:b/>
          <w:bCs/>
          <w:color w:val="auto"/>
          <w:sz w:val="24"/>
          <w:szCs w:val="24"/>
          <w:lang w:val="en-GB"/>
        </w:rPr>
        <w:instrText xml:space="preserve"> SEQ Table \* ARABIC </w:instrText>
      </w:r>
      <w:r w:rsidRPr="00896706">
        <w:rPr>
          <w:rFonts w:ascii="Times New Roman" w:hAnsi="Times New Roman"/>
          <w:b/>
          <w:bCs/>
          <w:color w:val="auto"/>
          <w:sz w:val="24"/>
          <w:szCs w:val="24"/>
        </w:rPr>
        <w:fldChar w:fldCharType="separate"/>
      </w:r>
      <w:r w:rsidR="008439EB">
        <w:rPr>
          <w:rFonts w:ascii="Times New Roman" w:hAnsi="Times New Roman"/>
          <w:b/>
          <w:bCs/>
          <w:noProof/>
          <w:color w:val="auto"/>
          <w:sz w:val="24"/>
          <w:szCs w:val="24"/>
          <w:lang w:val="en-GB"/>
        </w:rPr>
        <w:t>1</w:t>
      </w:r>
      <w:r w:rsidRPr="00896706">
        <w:rPr>
          <w:rFonts w:ascii="Times New Roman" w:hAnsi="Times New Roman"/>
          <w:b/>
          <w:bCs/>
          <w:color w:val="auto"/>
          <w:sz w:val="24"/>
          <w:szCs w:val="24"/>
        </w:rPr>
        <w:fldChar w:fldCharType="end"/>
      </w:r>
      <w:bookmarkEnd w:id="4"/>
      <w:r w:rsidRPr="00896706">
        <w:rPr>
          <w:rFonts w:ascii="Times New Roman" w:hAnsi="Times New Roman"/>
          <w:b/>
          <w:bCs/>
          <w:color w:val="auto"/>
          <w:sz w:val="24"/>
          <w:szCs w:val="24"/>
          <w:lang w:val="en-GB"/>
        </w:rPr>
        <w:t>.</w:t>
      </w:r>
      <w:r w:rsidRPr="00896706">
        <w:rPr>
          <w:rFonts w:ascii="Times New Roman" w:hAnsi="Times New Roman"/>
          <w:i/>
          <w:iCs w:val="0"/>
          <w:color w:val="auto"/>
          <w:sz w:val="24"/>
          <w:szCs w:val="24"/>
          <w:lang w:val="en-GB"/>
        </w:rPr>
        <w:t xml:space="preserve"> </w:t>
      </w:r>
      <w:r w:rsidRPr="00896706">
        <w:rPr>
          <w:rFonts w:ascii="Times New Roman" w:hAnsi="Times New Roman"/>
          <w:i/>
          <w:iCs w:val="0"/>
          <w:color w:val="auto"/>
          <w:sz w:val="24"/>
          <w:szCs w:val="24"/>
          <w:lang w:val="en-US"/>
        </w:rPr>
        <w:t>Overview of traditional and adjusted contract design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1499"/>
        <w:gridCol w:w="1984"/>
        <w:gridCol w:w="3547"/>
      </w:tblGrid>
      <w:tr w:rsidR="006B4E3B" w:rsidRPr="00235293" w14:paraId="53E8AFA2" w14:textId="77777777">
        <w:tc>
          <w:tcPr>
            <w:tcW w:w="1244" w:type="pct"/>
            <w:tcBorders>
              <w:top w:val="single" w:sz="4" w:space="0" w:color="auto"/>
              <w:bottom w:val="single" w:sz="4" w:space="0" w:color="auto"/>
            </w:tcBorders>
          </w:tcPr>
          <w:p w14:paraId="0480864F" w14:textId="77777777" w:rsidR="006B4E3B" w:rsidRPr="006F7750" w:rsidRDefault="006B4E3B">
            <w:pPr>
              <w:spacing w:line="360" w:lineRule="auto"/>
              <w:rPr>
                <w:b/>
                <w:bCs/>
                <w:sz w:val="20"/>
                <w:szCs w:val="18"/>
                <w:lang w:val="en-US"/>
              </w:rPr>
            </w:pPr>
            <w:r w:rsidRPr="006F7750">
              <w:rPr>
                <w:b/>
                <w:bCs/>
                <w:sz w:val="20"/>
                <w:szCs w:val="18"/>
                <w:lang w:val="en-US"/>
              </w:rPr>
              <w:t xml:space="preserve"> </w:t>
            </w:r>
          </w:p>
        </w:tc>
        <w:tc>
          <w:tcPr>
            <w:tcW w:w="801" w:type="pct"/>
            <w:tcBorders>
              <w:top w:val="single" w:sz="4" w:space="0" w:color="auto"/>
              <w:bottom w:val="single" w:sz="4" w:space="0" w:color="auto"/>
            </w:tcBorders>
            <w:vAlign w:val="center"/>
          </w:tcPr>
          <w:p w14:paraId="51AD2D76" w14:textId="77777777" w:rsidR="006B4E3B" w:rsidRPr="006F7750" w:rsidRDefault="006B4E3B">
            <w:pPr>
              <w:spacing w:line="360" w:lineRule="auto"/>
              <w:jc w:val="center"/>
              <w:rPr>
                <w:b/>
                <w:bCs/>
                <w:sz w:val="20"/>
                <w:szCs w:val="18"/>
                <w:lang w:val="en-US"/>
              </w:rPr>
            </w:pPr>
            <w:r w:rsidRPr="006F7750">
              <w:rPr>
                <w:b/>
                <w:bCs/>
                <w:sz w:val="20"/>
                <w:szCs w:val="18"/>
                <w:lang w:val="en-US"/>
              </w:rPr>
              <w:t>Spot price</w:t>
            </w:r>
          </w:p>
        </w:tc>
        <w:tc>
          <w:tcPr>
            <w:tcW w:w="1060" w:type="pct"/>
            <w:tcBorders>
              <w:top w:val="single" w:sz="4" w:space="0" w:color="auto"/>
              <w:bottom w:val="single" w:sz="4" w:space="0" w:color="auto"/>
            </w:tcBorders>
            <w:vAlign w:val="center"/>
          </w:tcPr>
          <w:p w14:paraId="7BB5DA83" w14:textId="77777777" w:rsidR="006B4E3B" w:rsidRPr="006F7750" w:rsidRDefault="006B4E3B">
            <w:pPr>
              <w:spacing w:line="360" w:lineRule="auto"/>
              <w:jc w:val="center"/>
              <w:rPr>
                <w:b/>
                <w:bCs/>
                <w:sz w:val="20"/>
                <w:szCs w:val="18"/>
                <w:lang w:val="en-US"/>
              </w:rPr>
            </w:pPr>
            <w:r>
              <w:rPr>
                <w:b/>
                <w:bCs/>
                <w:sz w:val="20"/>
                <w:szCs w:val="18"/>
                <w:lang w:val="en-US"/>
              </w:rPr>
              <w:t>F</w:t>
            </w:r>
            <w:r w:rsidRPr="006F7750">
              <w:rPr>
                <w:b/>
                <w:bCs/>
                <w:sz w:val="20"/>
                <w:szCs w:val="18"/>
                <w:lang w:val="en-US"/>
              </w:rPr>
              <w:t>orward contract</w:t>
            </w:r>
          </w:p>
        </w:tc>
        <w:tc>
          <w:tcPr>
            <w:tcW w:w="1895" w:type="pct"/>
            <w:tcBorders>
              <w:top w:val="single" w:sz="4" w:space="0" w:color="auto"/>
              <w:bottom w:val="single" w:sz="4" w:space="0" w:color="auto"/>
            </w:tcBorders>
            <w:vAlign w:val="center"/>
          </w:tcPr>
          <w:p w14:paraId="0A8CBAD8" w14:textId="77777777" w:rsidR="006B4E3B" w:rsidRPr="006F7750" w:rsidRDefault="006B4E3B">
            <w:pPr>
              <w:spacing w:line="360" w:lineRule="auto"/>
              <w:jc w:val="center"/>
              <w:rPr>
                <w:b/>
                <w:bCs/>
                <w:sz w:val="20"/>
                <w:szCs w:val="18"/>
                <w:lang w:val="en-US"/>
              </w:rPr>
            </w:pPr>
            <w:r w:rsidRPr="006F7750">
              <w:rPr>
                <w:b/>
                <w:bCs/>
                <w:sz w:val="20"/>
                <w:szCs w:val="18"/>
                <w:lang w:val="en-US"/>
              </w:rPr>
              <w:t>Adjusted contract</w:t>
            </w:r>
          </w:p>
        </w:tc>
      </w:tr>
      <w:tr w:rsidR="006B4E3B" w:rsidRPr="00EC3459" w14:paraId="62EE3972" w14:textId="77777777">
        <w:tc>
          <w:tcPr>
            <w:tcW w:w="1244" w:type="pct"/>
            <w:vAlign w:val="center"/>
          </w:tcPr>
          <w:p w14:paraId="20A6B86A" w14:textId="77777777" w:rsidR="006B4E3B" w:rsidRPr="006F7750" w:rsidRDefault="006B4E3B">
            <w:pPr>
              <w:spacing w:line="360" w:lineRule="auto"/>
              <w:rPr>
                <w:sz w:val="20"/>
                <w:szCs w:val="18"/>
              </w:rPr>
            </w:pPr>
            <w:r w:rsidRPr="006F7750">
              <w:rPr>
                <w:sz w:val="20"/>
                <w:szCs w:val="18"/>
                <w:lang w:val="en-US"/>
              </w:rPr>
              <w:t>Fertilizer cost</w:t>
            </w:r>
          </w:p>
        </w:tc>
        <w:tc>
          <w:tcPr>
            <w:tcW w:w="801" w:type="pct"/>
            <w:vAlign w:val="center"/>
          </w:tcPr>
          <w:p w14:paraId="36FD76D3" w14:textId="77777777" w:rsidR="006B4E3B" w:rsidRPr="006F7750" w:rsidRDefault="00000000">
            <w:pPr>
              <w:spacing w:line="360" w:lineRule="auto"/>
              <w:jc w:val="center"/>
              <w:rPr>
                <w:i/>
                <w:sz w:val="20"/>
                <w:szCs w:val="18"/>
                <w:lang w:val="en-US"/>
              </w:rPr>
            </w:pPr>
            <m:oMathPara>
              <m:oMath>
                <m:sSub>
                  <m:sSubPr>
                    <m:ctrlPr>
                      <w:rPr>
                        <w:rFonts w:ascii="Cambria Math" w:hAnsi="Cambria Math"/>
                        <w:i/>
                        <w:sz w:val="20"/>
                        <w:szCs w:val="18"/>
                        <w:lang w:val="en-US"/>
                      </w:rPr>
                    </m:ctrlPr>
                  </m:sSubPr>
                  <m:e>
                    <m:acc>
                      <m:accPr>
                        <m:chr m:val="̃"/>
                        <m:ctrlPr>
                          <w:rPr>
                            <w:rFonts w:ascii="Cambria Math" w:hAnsi="Cambria Math"/>
                            <w:sz w:val="20"/>
                            <w:szCs w:val="18"/>
                            <w:lang w:val="en-US"/>
                          </w:rPr>
                        </m:ctrlPr>
                      </m:accPr>
                      <m:e>
                        <m:r>
                          <w:rPr>
                            <w:rFonts w:ascii="Cambria Math" w:hAnsi="Cambria Math"/>
                            <w:sz w:val="20"/>
                            <w:szCs w:val="18"/>
                            <w:lang w:val="en-US"/>
                          </w:rPr>
                          <m:t>s</m:t>
                        </m:r>
                      </m:e>
                    </m:acc>
                  </m:e>
                  <m:sub>
                    <m:r>
                      <w:rPr>
                        <w:rFonts w:ascii="Cambria Math" w:hAnsi="Cambria Math"/>
                        <w:sz w:val="20"/>
                        <w:szCs w:val="18"/>
                        <w:lang w:val="en-US"/>
                      </w:rPr>
                      <m:t>1</m:t>
                    </m:r>
                  </m:sub>
                </m:sSub>
              </m:oMath>
            </m:oMathPara>
          </w:p>
        </w:tc>
        <w:tc>
          <w:tcPr>
            <w:tcW w:w="1060" w:type="pct"/>
            <w:vAlign w:val="center"/>
          </w:tcPr>
          <w:p w14:paraId="34C45EF6" w14:textId="77777777" w:rsidR="006B4E3B" w:rsidRPr="006F7750" w:rsidRDefault="00000000">
            <w:pPr>
              <w:spacing w:line="360" w:lineRule="auto"/>
              <w:jc w:val="center"/>
              <w:rPr>
                <w:i/>
                <w:sz w:val="20"/>
                <w:szCs w:val="18"/>
                <w:lang w:val="en-US"/>
              </w:rPr>
            </w:pPr>
            <m:oMathPara>
              <m:oMath>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0</m:t>
                    </m:r>
                  </m:sub>
                </m:sSub>
                <m:sSup>
                  <m:sSupPr>
                    <m:ctrlPr>
                      <w:rPr>
                        <w:rFonts w:ascii="Cambria Math" w:hAnsi="Cambria Math"/>
                        <w:i/>
                        <w:sz w:val="20"/>
                        <w:szCs w:val="18"/>
                        <w:lang w:val="en-US"/>
                      </w:rPr>
                    </m:ctrlPr>
                  </m:sSupPr>
                  <m:e>
                    <m:r>
                      <w:rPr>
                        <w:rFonts w:ascii="Cambria Math" w:hAnsi="Cambria Math"/>
                        <w:sz w:val="20"/>
                        <w:szCs w:val="18"/>
                        <w:lang w:val="en-US"/>
                      </w:rPr>
                      <m:t>e</m:t>
                    </m:r>
                  </m:e>
                  <m:sup>
                    <m:r>
                      <w:rPr>
                        <w:rFonts w:ascii="Cambria Math" w:hAnsi="Cambria Math"/>
                        <w:sz w:val="20"/>
                        <w:szCs w:val="18"/>
                        <w:lang w:val="en-US"/>
                      </w:rPr>
                      <m:t>-rT</m:t>
                    </m:r>
                  </m:sup>
                </m:sSup>
              </m:oMath>
            </m:oMathPara>
          </w:p>
        </w:tc>
        <w:tc>
          <w:tcPr>
            <w:tcW w:w="1895" w:type="pct"/>
            <w:vAlign w:val="center"/>
          </w:tcPr>
          <w:p w14:paraId="6C7BC2D4" w14:textId="77777777" w:rsidR="006B4E3B" w:rsidRPr="006F7750" w:rsidRDefault="00000000">
            <w:pPr>
              <w:spacing w:line="360" w:lineRule="auto"/>
              <w:jc w:val="center"/>
              <w:rPr>
                <w:sz w:val="20"/>
                <w:szCs w:val="18"/>
                <w:lang w:val="en-US"/>
              </w:rPr>
            </w:pPr>
            <m:oMathPara>
              <m:oMath>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lang w:val="en-US"/>
                          </w:rPr>
                          <m:t xml:space="preserve">-k      if </m:t>
                        </m:r>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lang w:val="en-US"/>
                          </w:rPr>
                          <m:t>&gt;k</m:t>
                        </m:r>
                      </m:e>
                      <m:e>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lang w:val="en-US"/>
                          </w:rPr>
                          <m:t xml:space="preserve">              if </m:t>
                        </m:r>
                        <m:sSub>
                          <m:sSubPr>
                            <m:ctrlPr>
                              <w:rPr>
                                <w:rFonts w:ascii="Cambria Math" w:hAnsi="Cambria Math"/>
                                <w:i/>
                                <w:sz w:val="20"/>
                                <w:szCs w:val="18"/>
                                <w:lang w:val="en-US"/>
                              </w:rPr>
                            </m:ctrlPr>
                          </m:sSubPr>
                          <m:e>
                            <m:r>
                              <w:rPr>
                                <w:rFonts w:ascii="Cambria Math" w:hAnsi="Cambria Math"/>
                                <w:sz w:val="20"/>
                                <w:szCs w:val="18"/>
                                <w:lang w:val="en-US"/>
                              </w:rPr>
                              <m:t>s</m:t>
                            </m:r>
                          </m:e>
                          <m:sub>
                            <m:r>
                              <w:rPr>
                                <w:rFonts w:ascii="Cambria Math" w:hAnsi="Cambria Math"/>
                                <w:sz w:val="20"/>
                                <w:szCs w:val="18"/>
                                <w:lang w:val="en-US"/>
                              </w:rPr>
                              <m:t>1</m:t>
                            </m:r>
                          </m:sub>
                        </m:sSub>
                        <m:r>
                          <w:rPr>
                            <w:rFonts w:ascii="Cambria Math" w:hAnsi="Cambria Math"/>
                            <w:sz w:val="20"/>
                            <w:szCs w:val="18"/>
                          </w:rPr>
                          <m:t>≤k</m:t>
                        </m:r>
                      </m:e>
                    </m:eqArr>
                  </m:e>
                </m:d>
              </m:oMath>
            </m:oMathPara>
          </w:p>
        </w:tc>
      </w:tr>
      <w:tr w:rsidR="006B4E3B" w:rsidRPr="00235293" w14:paraId="60EC0ABC" w14:textId="77777777">
        <w:trPr>
          <w:trHeight w:val="277"/>
        </w:trPr>
        <w:tc>
          <w:tcPr>
            <w:tcW w:w="1244" w:type="pct"/>
            <w:vAlign w:val="center"/>
          </w:tcPr>
          <w:p w14:paraId="681EC31F" w14:textId="77777777" w:rsidR="006B4E3B" w:rsidRPr="006F7750" w:rsidRDefault="006B4E3B">
            <w:pPr>
              <w:spacing w:line="360" w:lineRule="auto"/>
              <w:rPr>
                <w:sz w:val="20"/>
                <w:szCs w:val="18"/>
                <w:lang w:val="en-US"/>
              </w:rPr>
            </w:pPr>
            <w:r w:rsidRPr="006F7750">
              <w:rPr>
                <w:sz w:val="20"/>
                <w:szCs w:val="18"/>
                <w:lang w:val="en-US"/>
              </w:rPr>
              <w:t>Contract cost</w:t>
            </w:r>
          </w:p>
        </w:tc>
        <w:tc>
          <w:tcPr>
            <w:tcW w:w="801" w:type="pct"/>
            <w:vAlign w:val="center"/>
          </w:tcPr>
          <w:p w14:paraId="7F306E00"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060" w:type="pct"/>
            <w:vAlign w:val="center"/>
          </w:tcPr>
          <w:p w14:paraId="7FF8EBDC"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895" w:type="pct"/>
            <w:vAlign w:val="center"/>
          </w:tcPr>
          <w:p w14:paraId="0B7D4C7D" w14:textId="77777777" w:rsidR="006B4E3B" w:rsidRPr="006F7750" w:rsidRDefault="006B4E3B">
            <w:pPr>
              <w:spacing w:line="360" w:lineRule="auto"/>
              <w:jc w:val="center"/>
              <w:rPr>
                <w:sz w:val="20"/>
                <w:szCs w:val="18"/>
                <w:lang w:val="en-US"/>
              </w:rPr>
            </w:pPr>
            <m:oMathPara>
              <m:oMath>
                <m:r>
                  <m:rPr>
                    <m:sty m:val="p"/>
                  </m:rPr>
                  <w:rPr>
                    <w:rFonts w:ascii="Cambria Math" w:hAnsi="Cambria Math"/>
                    <w:sz w:val="20"/>
                    <w:szCs w:val="18"/>
                    <w:lang w:val="en-US"/>
                  </w:rPr>
                  <m:t>Γ</m:t>
                </m:r>
              </m:oMath>
            </m:oMathPara>
          </w:p>
        </w:tc>
      </w:tr>
      <w:tr w:rsidR="006B4E3B" w:rsidRPr="00235293" w14:paraId="685E3758" w14:textId="77777777">
        <w:trPr>
          <w:trHeight w:val="281"/>
        </w:trPr>
        <w:tc>
          <w:tcPr>
            <w:tcW w:w="1244" w:type="pct"/>
            <w:vAlign w:val="center"/>
          </w:tcPr>
          <w:p w14:paraId="5A64B865" w14:textId="77777777" w:rsidR="006B4E3B" w:rsidRPr="006F7750" w:rsidRDefault="006B4E3B">
            <w:pPr>
              <w:spacing w:line="360" w:lineRule="auto"/>
              <w:rPr>
                <w:sz w:val="20"/>
                <w:szCs w:val="18"/>
                <w:lang w:val="en-US"/>
              </w:rPr>
            </w:pPr>
            <w:r w:rsidRPr="006F7750">
              <w:rPr>
                <w:sz w:val="20"/>
                <w:szCs w:val="18"/>
                <w:lang w:val="en-US"/>
              </w:rPr>
              <w:t>Mechanism</w:t>
            </w:r>
          </w:p>
        </w:tc>
        <w:tc>
          <w:tcPr>
            <w:tcW w:w="801" w:type="pct"/>
            <w:vAlign w:val="center"/>
          </w:tcPr>
          <w:p w14:paraId="6502DC52"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060" w:type="pct"/>
            <w:vAlign w:val="center"/>
          </w:tcPr>
          <w:p w14:paraId="39CB29A1" w14:textId="77777777" w:rsidR="006B4E3B" w:rsidRPr="006F7750" w:rsidRDefault="006B4E3B">
            <w:pPr>
              <w:spacing w:line="360" w:lineRule="auto"/>
              <w:jc w:val="center"/>
              <w:rPr>
                <w:i/>
                <w:iCs/>
                <w:sz w:val="20"/>
                <w:szCs w:val="18"/>
                <w:lang w:val="en-US"/>
              </w:rPr>
            </w:pPr>
            <w:r w:rsidRPr="006F7750">
              <w:rPr>
                <w:i/>
                <w:iCs/>
                <w:sz w:val="20"/>
                <w:szCs w:val="18"/>
                <w:lang w:val="en-US"/>
              </w:rPr>
              <w:t>Price fixing</w:t>
            </w:r>
          </w:p>
        </w:tc>
        <w:tc>
          <w:tcPr>
            <w:tcW w:w="1895" w:type="pct"/>
            <w:vAlign w:val="center"/>
          </w:tcPr>
          <w:p w14:paraId="4208D849" w14:textId="77777777" w:rsidR="006B4E3B" w:rsidRPr="006F7750" w:rsidRDefault="006B4E3B">
            <w:pPr>
              <w:spacing w:line="360" w:lineRule="auto"/>
              <w:jc w:val="center"/>
              <w:rPr>
                <w:i/>
                <w:iCs/>
                <w:sz w:val="20"/>
                <w:szCs w:val="18"/>
                <w:lang w:val="en-US"/>
              </w:rPr>
            </w:pPr>
            <w:r w:rsidRPr="006F7750">
              <w:rPr>
                <w:i/>
                <w:iCs/>
                <w:sz w:val="20"/>
                <w:szCs w:val="18"/>
                <w:lang w:val="en-US"/>
              </w:rPr>
              <w:t>Price ceiling</w:t>
            </w:r>
          </w:p>
        </w:tc>
      </w:tr>
      <w:tr w:rsidR="006B4E3B" w:rsidRPr="00101B13" w14:paraId="1AE25525" w14:textId="77777777">
        <w:tc>
          <w:tcPr>
            <w:tcW w:w="1244" w:type="pct"/>
            <w:tcBorders>
              <w:bottom w:val="single" w:sz="4" w:space="0" w:color="auto"/>
            </w:tcBorders>
            <w:vAlign w:val="center"/>
          </w:tcPr>
          <w:p w14:paraId="017E081C" w14:textId="77777777" w:rsidR="006B4E3B" w:rsidRPr="006F7750" w:rsidRDefault="006B4E3B">
            <w:pPr>
              <w:spacing w:line="360" w:lineRule="auto"/>
              <w:rPr>
                <w:sz w:val="20"/>
                <w:szCs w:val="18"/>
                <w:lang w:val="en-US"/>
              </w:rPr>
            </w:pPr>
            <w:r w:rsidRPr="006F7750">
              <w:rPr>
                <w:sz w:val="20"/>
                <w:szCs w:val="18"/>
                <w:lang w:val="en-US"/>
              </w:rPr>
              <w:t>Behavior targeted</w:t>
            </w:r>
          </w:p>
        </w:tc>
        <w:tc>
          <w:tcPr>
            <w:tcW w:w="801" w:type="pct"/>
            <w:tcBorders>
              <w:bottom w:val="single" w:sz="4" w:space="0" w:color="auto"/>
            </w:tcBorders>
            <w:vAlign w:val="center"/>
          </w:tcPr>
          <w:p w14:paraId="5B09C52E" w14:textId="77777777" w:rsidR="006B4E3B" w:rsidRPr="006F7750" w:rsidRDefault="006B4E3B">
            <w:pPr>
              <w:spacing w:line="360" w:lineRule="auto"/>
              <w:jc w:val="center"/>
              <w:rPr>
                <w:i/>
                <w:iCs/>
                <w:sz w:val="20"/>
                <w:szCs w:val="18"/>
                <w:lang w:val="en-US"/>
              </w:rPr>
            </w:pPr>
            <w:r w:rsidRPr="006F7750">
              <w:rPr>
                <w:i/>
                <w:iCs/>
                <w:sz w:val="20"/>
                <w:szCs w:val="18"/>
                <w:lang w:val="en-US"/>
              </w:rPr>
              <w:t>Na</w:t>
            </w:r>
          </w:p>
        </w:tc>
        <w:tc>
          <w:tcPr>
            <w:tcW w:w="1060" w:type="pct"/>
            <w:tcBorders>
              <w:bottom w:val="single" w:sz="4" w:space="0" w:color="auto"/>
            </w:tcBorders>
            <w:vAlign w:val="center"/>
          </w:tcPr>
          <w:p w14:paraId="20DE5998" w14:textId="77777777" w:rsidR="006B4E3B" w:rsidRPr="006F7750" w:rsidRDefault="006B4E3B">
            <w:pPr>
              <w:spacing w:line="360" w:lineRule="auto"/>
              <w:jc w:val="center"/>
              <w:rPr>
                <w:i/>
                <w:iCs/>
                <w:sz w:val="20"/>
                <w:szCs w:val="18"/>
                <w:lang w:val="en-US"/>
              </w:rPr>
            </w:pPr>
            <w:r w:rsidRPr="006F7750">
              <w:rPr>
                <w:i/>
                <w:iCs/>
                <w:sz w:val="20"/>
                <w:szCs w:val="18"/>
                <w:lang w:val="en-US"/>
              </w:rPr>
              <w:t>Risk aversion</w:t>
            </w:r>
          </w:p>
        </w:tc>
        <w:tc>
          <w:tcPr>
            <w:tcW w:w="1895" w:type="pct"/>
            <w:tcBorders>
              <w:bottom w:val="single" w:sz="4" w:space="0" w:color="auto"/>
            </w:tcBorders>
            <w:vAlign w:val="center"/>
          </w:tcPr>
          <w:p w14:paraId="0D1FE008" w14:textId="77777777" w:rsidR="006B4E3B" w:rsidRPr="006F7750" w:rsidRDefault="006B4E3B">
            <w:pPr>
              <w:spacing w:line="360" w:lineRule="auto"/>
              <w:jc w:val="center"/>
              <w:rPr>
                <w:i/>
                <w:iCs/>
                <w:sz w:val="20"/>
                <w:szCs w:val="18"/>
                <w:lang w:val="en-US"/>
              </w:rPr>
            </w:pPr>
            <w:r>
              <w:rPr>
                <w:i/>
                <w:iCs/>
                <w:sz w:val="20"/>
                <w:szCs w:val="18"/>
                <w:lang w:val="en-US"/>
              </w:rPr>
              <w:t>Downside risk aversion/Loss aversion</w:t>
            </w:r>
          </w:p>
        </w:tc>
      </w:tr>
    </w:tbl>
    <w:p w14:paraId="290989A3" w14:textId="77777777" w:rsidR="006B4E3B" w:rsidRDefault="006B4E3B" w:rsidP="00352C50">
      <w:pPr>
        <w:spacing w:line="360" w:lineRule="auto"/>
        <w:jc w:val="both"/>
        <w:rPr>
          <w:lang w:val="en-US"/>
        </w:rPr>
      </w:pPr>
    </w:p>
    <w:p w14:paraId="1627377E" w14:textId="1C26F217" w:rsidR="009C7F21" w:rsidRDefault="00C71D0F" w:rsidP="00C71D0F">
      <w:pPr>
        <w:pStyle w:val="Heading2"/>
        <w:rPr>
          <w:lang w:val="en-US"/>
        </w:rPr>
      </w:pPr>
      <w:r>
        <w:rPr>
          <w:lang w:val="en-US"/>
        </w:rPr>
        <w:t>Profit function</w:t>
      </w:r>
      <w:r w:rsidR="00396FBB">
        <w:rPr>
          <w:lang w:val="en-US"/>
        </w:rPr>
        <w:t>s</w:t>
      </w:r>
    </w:p>
    <w:p w14:paraId="64C63DE7" w14:textId="3E86A30F" w:rsidR="00612FDE" w:rsidRDefault="00B561CB" w:rsidP="001D0845">
      <w:pPr>
        <w:spacing w:line="360" w:lineRule="auto"/>
        <w:jc w:val="both"/>
        <w:rPr>
          <w:lang w:val="en-US"/>
        </w:rPr>
      </w:pPr>
      <w:r>
        <w:rPr>
          <w:lang w:val="en-US"/>
        </w:rPr>
        <w:t xml:space="preserve">Farmers </w:t>
      </w:r>
      <w:r w:rsidR="002703E7">
        <w:rPr>
          <w:lang w:val="en-US"/>
        </w:rPr>
        <w:t xml:space="preserve">can </w:t>
      </w:r>
      <w:r>
        <w:rPr>
          <w:lang w:val="en-US"/>
        </w:rPr>
        <w:t xml:space="preserve">now </w:t>
      </w:r>
      <w:r w:rsidR="002703E7">
        <w:rPr>
          <w:lang w:val="en-US"/>
        </w:rPr>
        <w:t xml:space="preserve">choose whether to buy part or </w:t>
      </w:r>
      <w:r>
        <w:rPr>
          <w:lang w:val="en-US"/>
        </w:rPr>
        <w:t>all their fertilizers need</w:t>
      </w:r>
      <w:r w:rsidR="00541C1D">
        <w:rPr>
          <w:lang w:val="en-US"/>
        </w:rPr>
        <w:t>s</w:t>
      </w:r>
      <w:r>
        <w:rPr>
          <w:lang w:val="en-US"/>
        </w:rPr>
        <w:t xml:space="preserve"> t</w:t>
      </w:r>
      <w:r w:rsidR="000F719F">
        <w:rPr>
          <w:lang w:val="en-US"/>
        </w:rPr>
        <w:t>h</w:t>
      </w:r>
      <w:r>
        <w:rPr>
          <w:lang w:val="en-US"/>
        </w:rPr>
        <w:t xml:space="preserve">rough </w:t>
      </w:r>
      <w:r w:rsidR="00CF6E41">
        <w:rPr>
          <w:lang w:val="en-US"/>
        </w:rPr>
        <w:t>a forward</w:t>
      </w:r>
      <w:r w:rsidR="000F719F">
        <w:rPr>
          <w:lang w:val="en-US"/>
        </w:rPr>
        <w:t xml:space="preserve"> contract</w:t>
      </w:r>
      <w:r w:rsidR="00CF6E41">
        <w:rPr>
          <w:lang w:val="en-GB"/>
        </w:rPr>
        <w:t xml:space="preserve"> </w:t>
      </w:r>
      <w:r w:rsidR="00CF6E41">
        <w:rPr>
          <w:lang w:val="en-US"/>
        </w:rPr>
        <w:t>or the</w:t>
      </w:r>
      <w:r>
        <w:rPr>
          <w:lang w:val="en-US"/>
        </w:rPr>
        <w:t xml:space="preserve"> adjusted contract</w:t>
      </w:r>
      <w:r w:rsidR="00A82CCE">
        <w:rPr>
          <w:lang w:val="en-US"/>
        </w:rPr>
        <w:t xml:space="preserve">. </w:t>
      </w:r>
      <w:r w:rsidR="00612FDE">
        <w:rPr>
          <w:lang w:val="en-US"/>
        </w:rPr>
        <w:t xml:space="preserve">For a </w:t>
      </w:r>
      <w:r w:rsidR="00612FDE">
        <w:rPr>
          <w:lang w:val="en-GB"/>
        </w:rPr>
        <w:t xml:space="preserve">forward </w:t>
      </w:r>
      <w:r w:rsidR="00612FDE" w:rsidRPr="0011582A">
        <w:rPr>
          <w:szCs w:val="22"/>
          <w:lang w:val="en-US"/>
        </w:rPr>
        <w:t>contract,</w:t>
      </w:r>
      <w:r w:rsidR="00612FDE">
        <w:rPr>
          <w:szCs w:val="22"/>
          <w:lang w:val="en-US"/>
        </w:rPr>
        <w:t xml:space="preserve"> farmers perceive </w:t>
      </w:r>
      <w:r w:rsidR="00612FDE" w:rsidRPr="0011582A">
        <w:rPr>
          <w:szCs w:val="22"/>
          <w:lang w:val="en-US"/>
        </w:rPr>
        <w:t xml:space="preserve">the value </w:t>
      </w:r>
      <w:r w:rsidR="00612FDE">
        <w:rPr>
          <w:szCs w:val="22"/>
          <w:lang w:val="en-US"/>
        </w:rPr>
        <w:t>of their contract choice as</w:t>
      </w:r>
      <w:r w:rsidR="00612FDE" w:rsidRPr="0011582A">
        <w:rPr>
          <w:szCs w:val="22"/>
          <w:lang w:val="en-US"/>
        </w:rPr>
        <w:t xml:space="preserve"> positive or negative </w:t>
      </w:r>
      <w:r w:rsidR="00612FDE">
        <w:rPr>
          <w:szCs w:val="22"/>
          <w:lang w:val="en-US"/>
        </w:rPr>
        <w:t>(i.e. gain or loss)</w:t>
      </w:r>
      <w:r w:rsidR="00612FDE" w:rsidRPr="0011582A">
        <w:rPr>
          <w:szCs w:val="22"/>
          <w:lang w:val="en-US"/>
        </w:rPr>
        <w:t xml:space="preserve"> depending on </w:t>
      </w:r>
      <w:r w:rsidR="00612FDE">
        <w:rPr>
          <w:szCs w:val="22"/>
          <w:lang w:val="en-US"/>
        </w:rPr>
        <w:t xml:space="preserve">whether they paid more or less than </w:t>
      </w:r>
      <w:r w:rsidR="00612FDE" w:rsidRPr="0011582A">
        <w:rPr>
          <w:szCs w:val="22"/>
          <w:lang w:val="en-US"/>
        </w:rPr>
        <w:t>the underlying spot price</w:t>
      </w:r>
      <w:r w:rsidR="00612FDE">
        <w:rPr>
          <w:szCs w:val="22"/>
          <w:lang w:val="en-US"/>
        </w:rPr>
        <w:t xml:space="preserve">. In this case, </w:t>
      </w:r>
      <w:r w:rsidR="00BC1FDD">
        <w:rPr>
          <w:szCs w:val="22"/>
          <w:lang w:val="en-US"/>
        </w:rPr>
        <w:t xml:space="preserve">the </w:t>
      </w:r>
      <w:r w:rsidR="00612FDE">
        <w:rPr>
          <w:szCs w:val="22"/>
          <w:lang w:val="en-US"/>
        </w:rPr>
        <w:t>payoff</w:t>
      </w:r>
      <w:r w:rsidR="00CB2D31">
        <w:rPr>
          <w:szCs w:val="22"/>
          <w:lang w:val="en-US"/>
        </w:rPr>
        <w:t xml:space="preserve"> </w:t>
      </w:r>
      <w:r w:rsidR="00612FDE">
        <w:rPr>
          <w:szCs w:val="22"/>
          <w:lang w:val="en-US"/>
        </w:rPr>
        <w:t xml:space="preserve">is calculated </w:t>
      </w:r>
      <w:r w:rsidR="00612FDE" w:rsidRPr="0011582A">
        <w:rPr>
          <w:szCs w:val="22"/>
          <w:lang w:val="en-US"/>
        </w:rPr>
        <w:t>as</w:t>
      </w:r>
      <w:r w:rsidR="00612FDE">
        <w:rPr>
          <w:szCs w:val="22"/>
          <w:lang w:val="en-US"/>
        </w:rPr>
        <w:t>:</w:t>
      </w:r>
    </w:p>
    <w:p w14:paraId="064232D3" w14:textId="546CA0F3" w:rsidR="00612FDE" w:rsidRDefault="00000000" w:rsidP="001D0845">
      <w:pPr>
        <w:spacing w:line="360" w:lineRule="auto"/>
        <w:jc w:val="both"/>
        <w:rPr>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F</m:t>
                  </m:r>
                </m:sub>
              </m:sSub>
              <m:r>
                <w:rPr>
                  <w:rFonts w:ascii="Cambria Math" w:hAnsi="Cambria Math"/>
                  <w:szCs w:val="22"/>
                  <w:lang w:val="en-US"/>
                </w:rPr>
                <m:t>=f</m:t>
              </m:r>
              <m:r>
                <w:rPr>
                  <w:rFonts w:ascii="Cambria Math" w:hAnsi="Cambria Math" w:cs="Calibri"/>
                  <w:szCs w:val="22"/>
                  <w:lang w:val="en-GB"/>
                </w:rPr>
                <m:t>-</m:t>
              </m:r>
              <m:acc>
                <m:accPr>
                  <m:chr m:val="̃"/>
                  <m:ctrlPr>
                    <w:rPr>
                      <w:rFonts w:ascii="Cambria Math" w:hAnsi="Cambria Math" w:cs="Calibri"/>
                      <w:lang w:val="en-GB"/>
                    </w:rPr>
                  </m:ctrlPr>
                </m:accPr>
                <m:e>
                  <m:r>
                    <w:rPr>
                      <w:rFonts w:ascii="Cambria Math" w:hAnsi="Cambria Math" w:cs="Calibri"/>
                      <w:lang w:val="en-GB"/>
                    </w:rPr>
                    <m:t>s</m:t>
                  </m:r>
                </m:e>
              </m:acc>
              <m:r>
                <w:rPr>
                  <w:rFonts w:ascii="Cambria Math" w:hAnsi="Cambria Math"/>
                  <w:lang w:val="en-GB"/>
                </w:rPr>
                <m:t>#</m:t>
              </m:r>
              <m:d>
                <m:dPr>
                  <m:ctrlPr>
                    <w:rPr>
                      <w:rFonts w:ascii="Cambria Math" w:hAnsi="Cambria Math"/>
                      <w:i/>
                      <w:lang w:val="en-GB"/>
                    </w:rPr>
                  </m:ctrlPr>
                </m:dPr>
                <m:e>
                  <m:r>
                    <w:rPr>
                      <w:rFonts w:ascii="Cambria Math" w:hAnsi="Cambria Math"/>
                      <w:lang w:val="en-GB"/>
                    </w:rPr>
                    <m:t>12</m:t>
                  </m:r>
                </m:e>
              </m:d>
            </m:e>
          </m:eqArr>
        </m:oMath>
      </m:oMathPara>
    </w:p>
    <w:p w14:paraId="2D514E52" w14:textId="1DF3B3F2" w:rsidR="00BC1FDD" w:rsidRDefault="00BC1FDD" w:rsidP="00BC1FDD">
      <w:pPr>
        <w:spacing w:line="360" w:lineRule="auto"/>
        <w:jc w:val="both"/>
        <w:rPr>
          <w:szCs w:val="22"/>
          <w:lang w:val="en-US"/>
        </w:rPr>
      </w:pPr>
      <w:r>
        <w:rPr>
          <w:szCs w:val="22"/>
          <w:lang w:val="en-US"/>
        </w:rPr>
        <w:t xml:space="preserve">For the adjusted contract, a gain (loss) occurs when the payoff received from the insurance mechanism </w:t>
      </w:r>
      <m:oMath>
        <m:r>
          <w:rPr>
            <w:rFonts w:ascii="Cambria Math" w:hAnsi="Cambria Math"/>
            <w:szCs w:val="22"/>
            <w:lang w:val="en-US"/>
          </w:rPr>
          <m:t>(</m:t>
        </m:r>
        <m:r>
          <w:rPr>
            <w:rFonts w:ascii="Cambria Math" w:hAnsi="Cambria Math"/>
            <w:lang w:val="en-GB"/>
          </w:rPr>
          <m:t>I</m:t>
        </m:r>
        <m:r>
          <m:rPr>
            <m:sty m:val="p"/>
          </m:rPr>
          <w:rPr>
            <w:rFonts w:ascii="Cambria Math" w:hAnsi="Cambria Math"/>
            <w:lang w:val="en-GB"/>
          </w:rPr>
          <m:t>)</m:t>
        </m:r>
      </m:oMath>
      <w:r>
        <w:rPr>
          <w:szCs w:val="22"/>
          <w:lang w:val="en-US"/>
        </w:rPr>
        <w:t xml:space="preserve"> is greater (smaller) than the premium paid </w:t>
      </w:r>
      <m:oMath>
        <m:r>
          <w:rPr>
            <w:rFonts w:ascii="Cambria Math" w:hAnsi="Cambria Math"/>
            <w:szCs w:val="22"/>
            <w:lang w:val="en-US"/>
          </w:rPr>
          <m:t>(</m:t>
        </m:r>
        <m:r>
          <m:rPr>
            <m:sty m:val="p"/>
          </m:rPr>
          <w:rPr>
            <w:rFonts w:ascii="Cambria Math" w:hAnsi="Cambria Math" w:cs="Calibri"/>
            <w:lang w:val="en-GB"/>
          </w:rPr>
          <m:t>Γ</m:t>
        </m:r>
        <m:r>
          <w:rPr>
            <w:rFonts w:ascii="Cambria Math" w:hAnsi="Cambria Math" w:cs="Calibri"/>
            <w:szCs w:val="22"/>
            <w:lang w:val="en-GB"/>
          </w:rPr>
          <m:t>)</m:t>
        </m:r>
      </m:oMath>
      <w:r>
        <w:rPr>
          <w:szCs w:val="22"/>
          <w:lang w:val="en-US"/>
        </w:rPr>
        <w:t>. The adjusted contract</w:t>
      </w:r>
      <w:r w:rsidR="00CB2D31">
        <w:rPr>
          <w:szCs w:val="22"/>
          <w:lang w:val="en-US"/>
        </w:rPr>
        <w:t xml:space="preserve"> benefits</w:t>
      </w:r>
      <w:r>
        <w:rPr>
          <w:szCs w:val="22"/>
          <w:lang w:val="en-US"/>
        </w:rPr>
        <w:t xml:space="preserve"> </w:t>
      </w:r>
      <w:r w:rsidR="00CB2D31">
        <w:rPr>
          <w:szCs w:val="22"/>
          <w:lang w:val="en-US"/>
        </w:rPr>
        <w:t>are</w:t>
      </w:r>
      <w:r>
        <w:rPr>
          <w:szCs w:val="22"/>
          <w:lang w:val="en-US"/>
        </w:rPr>
        <w:t xml:space="preserve"> then calculated as the payoff minus the premium paid: </w:t>
      </w:r>
    </w:p>
    <w:p w14:paraId="2336791B" w14:textId="77777777" w:rsidR="00BC1FDD" w:rsidRPr="001D0845" w:rsidRDefault="00000000" w:rsidP="00BC1FDD">
      <w:pPr>
        <w:spacing w:line="360" w:lineRule="auto"/>
        <w:jc w:val="both"/>
        <w:rPr>
          <w:szCs w:val="22"/>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I</m:t>
                  </m:r>
                </m:sub>
              </m:sSub>
              <m:r>
                <m:rPr>
                  <m:sty m:val="p"/>
                </m:rPr>
                <w:rPr>
                  <w:rFonts w:ascii="Cambria Math" w:hAnsi="Cambria Math"/>
                  <w:szCs w:val="22"/>
                  <w:lang w:val="en-GB"/>
                </w:rPr>
                <m:t>=</m:t>
              </m:r>
              <m:r>
                <w:rPr>
                  <w:rFonts w:ascii="Cambria Math" w:hAnsi="Cambria Math"/>
                  <w:lang w:val="en-GB"/>
                </w:rPr>
                <m:t>I</m:t>
              </m:r>
              <m:r>
                <w:rPr>
                  <w:rFonts w:ascii="Cambria Math" w:hAnsi="Cambria Math" w:cs="Calibri"/>
                  <w:szCs w:val="22"/>
                  <w:lang w:val="en-GB"/>
                </w:rPr>
                <m:t>-</m:t>
              </m:r>
              <m:r>
                <m:rPr>
                  <m:sty m:val="p"/>
                </m:rPr>
                <w:rPr>
                  <w:rFonts w:ascii="Cambria Math" w:hAnsi="Cambria Math" w:cs="Calibri"/>
                  <w:lang w:val="en-GB"/>
                </w:rPr>
                <m:t>Γ</m:t>
              </m:r>
              <m:r>
                <w:rPr>
                  <w:rFonts w:ascii="Cambria Math" w:hAnsi="Cambria Math"/>
                  <w:szCs w:val="22"/>
                  <w:lang w:val="en-US"/>
                </w:rPr>
                <m:t>#</m:t>
              </m:r>
              <m:d>
                <m:dPr>
                  <m:ctrlPr>
                    <w:rPr>
                      <w:rFonts w:ascii="Cambria Math" w:hAnsi="Cambria Math"/>
                      <w:i/>
                      <w:lang w:val="en-GB"/>
                    </w:rPr>
                  </m:ctrlPr>
                </m:dPr>
                <m:e>
                  <m:r>
                    <w:rPr>
                      <w:rFonts w:ascii="Cambria Math" w:hAnsi="Cambria Math"/>
                      <w:lang w:val="en-GB"/>
                    </w:rPr>
                    <m:t>13</m:t>
                  </m:r>
                </m:e>
              </m:d>
              <m:ctrlPr>
                <w:rPr>
                  <w:rFonts w:ascii="Cambria Math" w:hAnsi="Cambria Math"/>
                  <w:i/>
                  <w:szCs w:val="22"/>
                  <w:lang w:val="en-US"/>
                </w:rPr>
              </m:ctrlPr>
            </m:e>
          </m:eqArr>
        </m:oMath>
      </m:oMathPara>
    </w:p>
    <w:p w14:paraId="69F79D7A" w14:textId="68E80367" w:rsidR="001D0845" w:rsidRPr="00735CA9" w:rsidRDefault="001D0845" w:rsidP="001D0845">
      <w:pPr>
        <w:spacing w:line="360" w:lineRule="auto"/>
        <w:jc w:val="both"/>
        <w:rPr>
          <w:lang w:val="en-US"/>
        </w:rPr>
      </w:pPr>
      <w:r>
        <w:rPr>
          <w:lang w:val="en-US"/>
        </w:rPr>
        <w:t xml:space="preserve">In the case of broad framing, profits are then defined as: </w:t>
      </w:r>
    </w:p>
    <w:p w14:paraId="5B614070" w14:textId="110DBFD3" w:rsidR="001D0845" w:rsidRPr="00A82CCE" w:rsidRDefault="00000000" w:rsidP="001D0845">
      <w:pPr>
        <w:spacing w:line="360" w:lineRule="auto"/>
      </w:pPr>
      <m:oMathPara>
        <m:oMath>
          <m:eqArr>
            <m:eqArrPr>
              <m:maxDist m:val="1"/>
              <m:ctrlPr>
                <w:rPr>
                  <w:rFonts w:ascii="Cambria Math" w:hAnsi="Cambria Math"/>
                  <w:i/>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BF</m:t>
                  </m:r>
                </m:sub>
              </m:sSub>
              <m:r>
                <w:rPr>
                  <w:rFonts w:ascii="Cambria Math" w:hAnsi="Cambria Math" w:cs="Calibri"/>
                  <w:lang w:val="en-GB"/>
                </w:rPr>
                <m:t>=</m:t>
              </m:r>
              <w:bookmarkStart w:id="5" w:name="_Hlk171936323"/>
              <m:r>
                <w:rPr>
                  <w:rFonts w:ascii="Cambria Math" w:hAnsi="Cambria Math" w:cs="Calibri"/>
                </w:rPr>
                <m:t>py</m:t>
              </m:r>
              <m:d>
                <m:dPr>
                  <m:ctrlPr>
                    <w:rPr>
                      <w:rFonts w:ascii="Cambria Math" w:hAnsi="Cambria Math" w:cs="Calibri"/>
                      <w:i/>
                    </w:rPr>
                  </m:ctrlPr>
                </m:dPr>
                <m:e>
                  <m:r>
                    <w:rPr>
                      <w:rFonts w:ascii="Cambria Math" w:hAnsi="Cambria Math" w:cs="Calibri"/>
                    </w:rPr>
                    <m:t>N</m:t>
                  </m:r>
                </m:e>
              </m:d>
              <m:r>
                <w:rPr>
                  <w:rFonts w:ascii="Cambria Math" w:hAnsi="Cambria Math" w:cs="Calibri"/>
                </w:rPr>
                <m:t>-</m:t>
              </m:r>
              <m:r>
                <w:rPr>
                  <w:rFonts w:ascii="Cambria Math" w:hAnsi="Cambria Math"/>
                  <w:lang w:val="en-US"/>
                </w:rPr>
                <m:t>s</m:t>
              </m:r>
              <m:r>
                <w:rPr>
                  <w:rFonts w:ascii="Cambria Math" w:hAnsi="Cambria Math" w:cs="Calibri"/>
                </w:rPr>
                <m:t>N+</m:t>
              </m:r>
              <m:r>
                <m:rPr>
                  <m:sty m:val="p"/>
                </m:rPr>
                <w:rPr>
                  <w:rFonts w:ascii="Cambria Math" w:hAnsi="Cambria Math"/>
                </w:rPr>
                <m:t>Π</m:t>
              </m:r>
              <m:r>
                <w:rPr>
                  <w:rFonts w:ascii="Cambria Math" w:hAnsi="Cambria Math" w:cs="Calibri"/>
                </w:rPr>
                <m:t>N</m:t>
              </m:r>
              <w:bookmarkEnd w:id="5"/>
              <m:r>
                <w:rPr>
                  <w:rFonts w:ascii="Cambria Math" w:hAnsi="Cambria Math" w:cs="Calibri"/>
                </w:rPr>
                <m:t>#</m:t>
              </m:r>
              <m:d>
                <m:dPr>
                  <m:ctrlPr>
                    <w:rPr>
                      <w:rFonts w:ascii="Cambria Math" w:hAnsi="Cambria Math"/>
                      <w:i/>
                    </w:rPr>
                  </m:ctrlPr>
                </m:dPr>
                <m:e>
                  <m:r>
                    <w:rPr>
                      <w:rFonts w:ascii="Cambria Math" w:hAnsi="Cambria Math"/>
                    </w:rPr>
                    <m:t>14</m:t>
                  </m:r>
                </m:e>
              </m:d>
              <m:ctrlPr>
                <w:rPr>
                  <w:rFonts w:ascii="Cambria Math" w:hAnsi="Cambria Math" w:cs="Calibri"/>
                  <w:i/>
                </w:rPr>
              </m:ctrlPr>
            </m:e>
          </m:eqArr>
        </m:oMath>
      </m:oMathPara>
    </w:p>
    <w:p w14:paraId="1492A3C6" w14:textId="390E58BA" w:rsidR="001D0845" w:rsidRPr="003D1996" w:rsidRDefault="001D0845" w:rsidP="00352C50">
      <w:pPr>
        <w:spacing w:line="360" w:lineRule="auto"/>
        <w:jc w:val="both"/>
        <w:rPr>
          <w:szCs w:val="22"/>
          <w:lang w:val="en-GB"/>
        </w:rPr>
      </w:pPr>
      <w:r>
        <w:rPr>
          <w:szCs w:val="22"/>
          <w:lang w:val="en-GB"/>
        </w:rPr>
        <w:t>where</w:t>
      </w:r>
      <w:r>
        <w:rPr>
          <w:lang w:val="en-GB"/>
        </w:rPr>
        <w:t xml:space="preserve"> </w:t>
      </w:r>
      <m:oMath>
        <m:r>
          <w:rPr>
            <w:rFonts w:ascii="Cambria Math" w:hAnsi="Cambria Math" w:cs="Calibri"/>
          </w:rPr>
          <m:t>ϕ</m:t>
        </m:r>
      </m:oMath>
      <w:r w:rsidRPr="004512F1">
        <w:rPr>
          <w:lang w:val="en-GB"/>
        </w:rPr>
        <w:t xml:space="preserve"> </w:t>
      </w:r>
      <w:r>
        <w:rPr>
          <w:lang w:val="en-GB"/>
        </w:rPr>
        <w:t>is the endogenous variable that stand for the demand for each of the two strategies.</w:t>
      </w:r>
      <w:r w:rsidR="00A82A4A">
        <w:rPr>
          <w:lang w:val="en-GB"/>
        </w:rPr>
        <w:t xml:space="preserve"> </w:t>
      </w:r>
      <w:r>
        <w:rPr>
          <w:szCs w:val="22"/>
          <w:lang w:val="en-GB"/>
        </w:rPr>
        <w:t>In the case of narrow framing, utility is narrowly defined by considering only the decision at hand</w:t>
      </w:r>
      <w:r w:rsidR="00A82A4A">
        <w:rPr>
          <w:szCs w:val="22"/>
          <w:lang w:val="en-GB"/>
        </w:rPr>
        <w:t>:</w:t>
      </w:r>
      <w:r>
        <w:rPr>
          <w:szCs w:val="22"/>
          <w:lang w:val="en-GB"/>
        </w:rPr>
        <w:t xml:space="preserve"> </w:t>
      </w:r>
    </w:p>
    <w:p w14:paraId="01D47799" w14:textId="796988FA" w:rsidR="00391C6B" w:rsidRDefault="00000000" w:rsidP="00846AF5">
      <w:pPr>
        <w:spacing w:line="360" w:lineRule="auto"/>
        <w:jc w:val="both"/>
        <w:rPr>
          <w:szCs w:val="22"/>
          <w:lang w:val="en-GB"/>
        </w:rPr>
      </w:pPr>
      <m:oMathPara>
        <m:oMath>
          <m:eqArr>
            <m:eqArrPr>
              <m:maxDist m:val="1"/>
              <m:ctrlPr>
                <w:rPr>
                  <w:rFonts w:ascii="Cambria Math" w:hAnsi="Cambria Math"/>
                  <w:i/>
                  <w:lang w:val="en-GB"/>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NF</m:t>
                  </m:r>
                </m:sub>
              </m:sSub>
              <m:r>
                <w:rPr>
                  <w:rFonts w:ascii="Cambria Math" w:hAnsi="Cambria Math" w:cs="Calibri"/>
                </w:rPr>
                <m:t>=</m:t>
              </m:r>
              <m:r>
                <m:rPr>
                  <m:sty m:val="p"/>
                </m:rPr>
                <w:rPr>
                  <w:rFonts w:ascii="Cambria Math" w:hAnsi="Cambria Math"/>
                </w:rPr>
                <m:t>Π</m:t>
              </m:r>
              <m:r>
                <w:rPr>
                  <w:rFonts w:ascii="Cambria Math" w:hAnsi="Cambria Math" w:cs="Calibri"/>
                </w:rPr>
                <m:t>N</m:t>
              </m:r>
              <m:r>
                <w:rPr>
                  <w:rFonts w:ascii="Cambria Math" w:hAnsi="Cambria Math" w:cs="Calibri"/>
                </w:rPr>
                <m:t>#</m:t>
              </m:r>
              <m:d>
                <m:dPr>
                  <m:ctrlPr>
                    <w:rPr>
                      <w:rFonts w:ascii="Cambria Math" w:hAnsi="Cambria Math"/>
                      <w:i/>
                      <w:lang w:val="en-GB"/>
                    </w:rPr>
                  </m:ctrlPr>
                </m:dPr>
                <m:e>
                  <m:r>
                    <w:rPr>
                      <w:rFonts w:ascii="Cambria Math" w:hAnsi="Cambria Math"/>
                      <w:lang w:val="en-GB"/>
                    </w:rPr>
                    <m:t>15</m:t>
                  </m:r>
                </m:e>
              </m:d>
              <m:ctrlPr>
                <w:rPr>
                  <w:rFonts w:ascii="Cambria Math" w:hAnsi="Cambria Math" w:cs="Calibri"/>
                  <w:i/>
                </w:rPr>
              </m:ctrlPr>
            </m:e>
          </m:eqArr>
        </m:oMath>
      </m:oMathPara>
    </w:p>
    <w:p w14:paraId="670D2A1C" w14:textId="5121DFCD" w:rsidR="00BE73F7" w:rsidRDefault="003025B8" w:rsidP="002A1602">
      <w:pPr>
        <w:pStyle w:val="Heading1"/>
        <w:spacing w:line="360" w:lineRule="auto"/>
        <w:rPr>
          <w:lang w:val="en-US"/>
        </w:rPr>
      </w:pPr>
      <w:r w:rsidRPr="00771CDC">
        <w:rPr>
          <w:lang w:val="en-US"/>
        </w:rPr>
        <w:lastRenderedPageBreak/>
        <w:t>Methodology</w:t>
      </w:r>
    </w:p>
    <w:p w14:paraId="35F15195" w14:textId="496754C6" w:rsidR="000608BF" w:rsidRPr="000608BF" w:rsidRDefault="007F3E0E" w:rsidP="00486942">
      <w:pPr>
        <w:spacing w:line="360" w:lineRule="auto"/>
        <w:jc w:val="both"/>
        <w:rPr>
          <w:lang w:val="en-GB"/>
        </w:rPr>
      </w:pPr>
      <w:r>
        <w:rPr>
          <w:lang w:val="en-GB"/>
        </w:rPr>
        <w:t xml:space="preserve">In this section we present </w:t>
      </w:r>
      <w:r w:rsidR="0066119F">
        <w:rPr>
          <w:lang w:val="en-GB"/>
        </w:rPr>
        <w:t>the</w:t>
      </w:r>
      <w:r w:rsidR="0000160C">
        <w:rPr>
          <w:lang w:val="en-GB"/>
        </w:rPr>
        <w:t xml:space="preserve"> </w:t>
      </w:r>
      <w:r w:rsidR="008B669A">
        <w:rPr>
          <w:lang w:val="en-GB"/>
        </w:rPr>
        <w:t>different economic decision models</w:t>
      </w:r>
      <w:r w:rsidR="00B54FF7">
        <w:rPr>
          <w:lang w:val="en-GB"/>
        </w:rPr>
        <w:t xml:space="preserve">, the </w:t>
      </w:r>
      <w:r>
        <w:rPr>
          <w:lang w:val="en-GB"/>
        </w:rPr>
        <w:t>biophysical and statistical approaches</w:t>
      </w:r>
      <w:r w:rsidR="0010479C">
        <w:rPr>
          <w:lang w:val="en-GB"/>
        </w:rPr>
        <w:t xml:space="preserve"> </w:t>
      </w:r>
      <w:r w:rsidR="000876C5">
        <w:rPr>
          <w:lang w:val="en-GB"/>
        </w:rPr>
        <w:t xml:space="preserve">used to estimate </w:t>
      </w:r>
      <w:r w:rsidR="00FD12A4">
        <w:rPr>
          <w:lang w:val="en-GB"/>
        </w:rPr>
        <w:t>the models,</w:t>
      </w:r>
      <w:r w:rsidR="00E970FD">
        <w:rPr>
          <w:lang w:val="en-GB"/>
        </w:rPr>
        <w:t xml:space="preserve"> and the</w:t>
      </w:r>
      <w:r w:rsidR="00513A0C">
        <w:rPr>
          <w:lang w:val="en-GB"/>
        </w:rPr>
        <w:t xml:space="preserve"> computation</w:t>
      </w:r>
      <w:r w:rsidR="00066DD7">
        <w:rPr>
          <w:lang w:val="en-GB"/>
        </w:rPr>
        <w:t xml:space="preserve"> </w:t>
      </w:r>
      <w:r w:rsidR="009F7CD6">
        <w:rPr>
          <w:lang w:val="en-GB"/>
        </w:rPr>
        <w:t xml:space="preserve">method </w:t>
      </w:r>
      <w:r w:rsidR="00066DD7">
        <w:rPr>
          <w:lang w:val="en-GB"/>
        </w:rPr>
        <w:t xml:space="preserve">of the </w:t>
      </w:r>
      <w:r w:rsidR="00E970FD">
        <w:rPr>
          <w:lang w:val="en-GB"/>
        </w:rPr>
        <w:t>adjusted contract price</w:t>
      </w:r>
      <w:r w:rsidR="00DB23EF">
        <w:rPr>
          <w:lang w:val="en-GB"/>
        </w:rPr>
        <w:t>.</w:t>
      </w:r>
      <w:r w:rsidR="00513A0C">
        <w:rPr>
          <w:lang w:val="en-GB"/>
        </w:rPr>
        <w:t xml:space="preserve"> </w:t>
      </w:r>
      <w:r w:rsidR="000608BF">
        <w:rPr>
          <w:lang w:val="en-US"/>
        </w:rPr>
        <w:t xml:space="preserve">For the decision under broad framing </w:t>
      </w:r>
      <w:r w:rsidR="00F568E1">
        <w:rPr>
          <w:lang w:val="en-US"/>
        </w:rPr>
        <w:t>w</w:t>
      </w:r>
      <w:r w:rsidR="005B780E">
        <w:rPr>
          <w:lang w:val="en-US"/>
        </w:rPr>
        <w:t>e</w:t>
      </w:r>
      <w:r w:rsidR="00ED2BAF">
        <w:rPr>
          <w:lang w:val="en-US"/>
        </w:rPr>
        <w:t xml:space="preserve"> first</w:t>
      </w:r>
      <w:r w:rsidR="005B780E">
        <w:rPr>
          <w:lang w:val="en-US"/>
        </w:rPr>
        <w:t xml:space="preserve"> estimate t</w:t>
      </w:r>
      <w:r w:rsidR="0077009B">
        <w:rPr>
          <w:lang w:val="en-US"/>
        </w:rPr>
        <w:t xml:space="preserve">he interactions </w:t>
      </w:r>
      <w:r w:rsidR="000608BF" w:rsidRPr="00A01EF0">
        <w:rPr>
          <w:lang w:val="en-GB"/>
        </w:rPr>
        <w:t>between nitrogen application</w:t>
      </w:r>
      <w:r w:rsidR="000608BF">
        <w:rPr>
          <w:lang w:val="en-GB"/>
        </w:rPr>
        <w:t xml:space="preserve"> and</w:t>
      </w:r>
      <w:r w:rsidR="000608BF" w:rsidRPr="00A01EF0">
        <w:rPr>
          <w:lang w:val="en-GB"/>
        </w:rPr>
        <w:t xml:space="preserve"> crop yield,</w:t>
      </w:r>
      <w:r w:rsidR="000608BF">
        <w:rPr>
          <w:lang w:val="en-GB"/>
        </w:rPr>
        <w:t xml:space="preserve"> </w:t>
      </w:r>
      <w:r w:rsidR="005B780E">
        <w:rPr>
          <w:lang w:val="en-GB"/>
        </w:rPr>
        <w:t xml:space="preserve">and the relationship between </w:t>
      </w:r>
      <w:r w:rsidR="005304C3">
        <w:rPr>
          <w:lang w:val="en-GB"/>
        </w:rPr>
        <w:t xml:space="preserve">nitrogen and wheat </w:t>
      </w:r>
      <w:r w:rsidR="000608BF" w:rsidRPr="00A01EF0">
        <w:rPr>
          <w:lang w:val="en-GB"/>
        </w:rPr>
        <w:t>price</w:t>
      </w:r>
      <w:r w:rsidR="005304C3">
        <w:rPr>
          <w:lang w:val="en-GB"/>
        </w:rPr>
        <w:t>s</w:t>
      </w:r>
      <w:r w:rsidR="000608BF">
        <w:rPr>
          <w:lang w:val="en-GB"/>
        </w:rPr>
        <w:t xml:space="preserve">. </w:t>
      </w:r>
      <w:r w:rsidR="00DB23EF">
        <w:rPr>
          <w:lang w:val="en-GB"/>
        </w:rPr>
        <w:t>The</w:t>
      </w:r>
      <w:r w:rsidR="0061766E">
        <w:rPr>
          <w:lang w:val="en-GB"/>
        </w:rPr>
        <w:t xml:space="preserve"> data sources and the</w:t>
      </w:r>
      <w:r w:rsidR="00DB23EF">
        <w:rPr>
          <w:lang w:val="en-GB"/>
        </w:rPr>
        <w:t xml:space="preserve"> assumptions used will be discussed in the subsequent section.</w:t>
      </w:r>
    </w:p>
    <w:p w14:paraId="75427E42" w14:textId="5C064B26" w:rsidR="00E51484" w:rsidRPr="001F6B18" w:rsidRDefault="001F6B18" w:rsidP="001F6B18">
      <w:pPr>
        <w:pStyle w:val="Heading2"/>
        <w:rPr>
          <w:lang w:val="en-US"/>
        </w:rPr>
      </w:pPr>
      <w:r>
        <w:rPr>
          <w:lang w:val="en-US"/>
        </w:rPr>
        <w:t>Nitrogen – yield relationship</w:t>
      </w:r>
      <w:r w:rsidR="00E51484" w:rsidRPr="001F6B18">
        <w:rPr>
          <w:rFonts w:ascii="Times New Roman" w:eastAsiaTheme="minorHAnsi" w:hAnsi="Times New Roman"/>
          <w:i/>
          <w:iCs/>
          <w:szCs w:val="22"/>
          <w:lang w:val="en-US"/>
        </w:rPr>
        <w:t xml:space="preserve"> </w:t>
      </w:r>
    </w:p>
    <w:p w14:paraId="036ADEC3" w14:textId="50A7F058" w:rsidR="00D445D0" w:rsidRPr="003C6548" w:rsidRDefault="00E51484" w:rsidP="003E58F7">
      <w:pPr>
        <w:autoSpaceDE w:val="0"/>
        <w:autoSpaceDN w:val="0"/>
        <w:adjustRightInd w:val="0"/>
        <w:spacing w:line="360" w:lineRule="auto"/>
        <w:jc w:val="both"/>
        <w:rPr>
          <w:rFonts w:ascii="Times New Roman" w:eastAsiaTheme="minorHAnsi" w:hAnsi="Times New Roman"/>
          <w:i/>
          <w:iCs/>
          <w:szCs w:val="22"/>
          <w:lang w:val="en-US"/>
        </w:rPr>
      </w:pPr>
      <w:r w:rsidRPr="003E58F7">
        <w:rPr>
          <w:rFonts w:ascii="Times New Roman" w:eastAsiaTheme="minorHAnsi" w:hAnsi="Times New Roman"/>
          <w:i/>
          <w:iCs/>
          <w:szCs w:val="22"/>
          <w:lang w:val="en-US"/>
        </w:rPr>
        <w:t>Crop simulation model</w:t>
      </w:r>
      <w:r w:rsidR="00EC4FC7">
        <w:rPr>
          <w:rFonts w:ascii="Times New Roman" w:eastAsiaTheme="minorHAnsi" w:hAnsi="Times New Roman"/>
          <w:i/>
          <w:iCs/>
          <w:szCs w:val="22"/>
          <w:lang w:val="en-US"/>
        </w:rPr>
        <w:t>:</w:t>
      </w:r>
      <w:r w:rsidR="003E58F7">
        <w:rPr>
          <w:rFonts w:ascii="Times New Roman" w:eastAsiaTheme="minorHAnsi" w:hAnsi="Times New Roman"/>
          <w:szCs w:val="22"/>
          <w:lang w:val="en-US"/>
        </w:rPr>
        <w:t>Simulate winter wheat yields for different levels of nitrogen application</w:t>
      </w:r>
      <w:r w:rsidR="00EC4FC7">
        <w:rPr>
          <w:rFonts w:ascii="Times New Roman" w:eastAsiaTheme="minorHAnsi" w:hAnsi="Times New Roman"/>
          <w:szCs w:val="22"/>
          <w:lang w:val="en-US"/>
        </w:rPr>
        <w:t>.</w:t>
      </w:r>
    </w:p>
    <w:p w14:paraId="26C88B53" w14:textId="485CCD21" w:rsidR="00C77868" w:rsidRDefault="001D7220"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S</w:t>
      </w:r>
      <w:r w:rsidR="00832C42">
        <w:rPr>
          <w:rFonts w:ascii="Times New Roman" w:eastAsiaTheme="minorHAnsi" w:hAnsi="Times New Roman"/>
          <w:szCs w:val="22"/>
          <w:lang w:val="en-US"/>
        </w:rPr>
        <w:t>imulated observations of winter wheat yield for different levels of nitrogen applications</w:t>
      </w:r>
      <w:r w:rsidR="0087456E">
        <w:rPr>
          <w:rFonts w:ascii="Times New Roman" w:eastAsiaTheme="minorHAnsi" w:hAnsi="Times New Roman"/>
          <w:szCs w:val="22"/>
          <w:lang w:val="en-US"/>
        </w:rPr>
        <w:t xml:space="preserve"> are then used </w:t>
      </w:r>
      <w:r w:rsidR="00A30C3C">
        <w:rPr>
          <w:rFonts w:ascii="Times New Roman" w:eastAsiaTheme="minorHAnsi" w:hAnsi="Times New Roman"/>
          <w:szCs w:val="22"/>
          <w:lang w:val="en-US"/>
        </w:rPr>
        <w:t xml:space="preserve">in </w:t>
      </w:r>
      <w:r w:rsidR="00360746">
        <w:rPr>
          <w:rFonts w:ascii="Times New Roman" w:eastAsiaTheme="minorHAnsi" w:hAnsi="Times New Roman"/>
          <w:szCs w:val="22"/>
          <w:lang w:val="en-US"/>
        </w:rPr>
        <w:t>a</w:t>
      </w:r>
      <w:r w:rsidR="00A30C3C">
        <w:rPr>
          <w:rFonts w:ascii="Times New Roman" w:eastAsiaTheme="minorHAnsi" w:hAnsi="Times New Roman"/>
          <w:szCs w:val="22"/>
          <w:lang w:val="en-US"/>
        </w:rPr>
        <w:t xml:space="preserve"> production function </w:t>
      </w:r>
      <w:r w:rsidR="00360746">
        <w:rPr>
          <w:rFonts w:ascii="Times New Roman" w:eastAsiaTheme="minorHAnsi" w:hAnsi="Times New Roman"/>
          <w:szCs w:val="22"/>
          <w:lang w:val="en-US"/>
        </w:rPr>
        <w:t xml:space="preserve">to estimate </w:t>
      </w:r>
      <w:r w:rsidR="0096221B">
        <w:rPr>
          <w:rFonts w:ascii="Times New Roman" w:eastAsiaTheme="minorHAnsi" w:hAnsi="Times New Roman"/>
          <w:szCs w:val="22"/>
          <w:lang w:val="en-US"/>
        </w:rPr>
        <w:t>the statistical relationship</w:t>
      </w:r>
      <w:r w:rsidR="00DE769A">
        <w:rPr>
          <w:rFonts w:ascii="Times New Roman" w:eastAsiaTheme="minorHAnsi" w:hAnsi="Times New Roman"/>
          <w:szCs w:val="22"/>
          <w:lang w:val="en-US"/>
        </w:rPr>
        <w:t xml:space="preserve"> between </w:t>
      </w:r>
      <w:r w:rsidR="00360746">
        <w:rPr>
          <w:rFonts w:ascii="Times New Roman" w:eastAsiaTheme="minorHAnsi" w:hAnsi="Times New Roman"/>
          <w:szCs w:val="22"/>
          <w:lang w:val="en-US"/>
        </w:rPr>
        <w:t>nitrogen</w:t>
      </w:r>
      <w:r w:rsidR="00DE769A">
        <w:rPr>
          <w:rFonts w:ascii="Times New Roman" w:eastAsiaTheme="minorHAnsi" w:hAnsi="Times New Roman"/>
          <w:szCs w:val="22"/>
          <w:lang w:val="en-US"/>
        </w:rPr>
        <w:t xml:space="preserve"> and </w:t>
      </w:r>
      <w:r w:rsidR="00360746">
        <w:rPr>
          <w:rFonts w:ascii="Times New Roman" w:eastAsiaTheme="minorHAnsi" w:hAnsi="Times New Roman"/>
          <w:szCs w:val="22"/>
          <w:lang w:val="en-US"/>
        </w:rPr>
        <w:t xml:space="preserve">yield </w:t>
      </w:r>
      <w:r w:rsidR="009742AE">
        <w:rPr>
          <w:rFonts w:ascii="Times New Roman" w:eastAsiaTheme="minorHAnsi" w:hAnsi="Times New Roman"/>
          <w:szCs w:val="22"/>
          <w:lang w:val="en-US"/>
        </w:rPr>
        <w:t>under risk</w:t>
      </w:r>
      <w:r w:rsidR="00AB18D8">
        <w:rPr>
          <w:rFonts w:ascii="Times New Roman" w:eastAsiaTheme="minorHAnsi" w:hAnsi="Times New Roman"/>
          <w:szCs w:val="22"/>
          <w:lang w:val="en-US"/>
        </w:rPr>
        <w:t xml:space="preserve">. </w:t>
      </w:r>
      <w:r w:rsidR="007955BA">
        <w:rPr>
          <w:rFonts w:ascii="Times New Roman" w:eastAsiaTheme="minorHAnsi" w:hAnsi="Times New Roman"/>
          <w:szCs w:val="22"/>
          <w:lang w:val="en-US"/>
        </w:rPr>
        <w:t xml:space="preserve">The </w:t>
      </w:r>
      <w:r w:rsidR="00ED554A">
        <w:rPr>
          <w:rFonts w:ascii="Times New Roman" w:eastAsiaTheme="minorHAnsi" w:hAnsi="Times New Roman"/>
          <w:szCs w:val="22"/>
          <w:lang w:val="en-US"/>
        </w:rPr>
        <w:t>estimation</w:t>
      </w:r>
      <w:r w:rsidR="007955BA">
        <w:rPr>
          <w:rFonts w:ascii="Times New Roman" w:eastAsiaTheme="minorHAnsi" w:hAnsi="Times New Roman"/>
          <w:szCs w:val="22"/>
          <w:lang w:val="en-US"/>
        </w:rPr>
        <w:t xml:space="preserve"> employed </w:t>
      </w:r>
      <w:r w:rsidR="004A73D2">
        <w:rPr>
          <w:rFonts w:ascii="Times New Roman" w:eastAsiaTheme="minorHAnsi" w:hAnsi="Times New Roman"/>
          <w:szCs w:val="22"/>
          <w:lang w:val="en-US"/>
        </w:rPr>
        <w:t>here</w:t>
      </w:r>
      <w:r w:rsidR="00ED554A">
        <w:rPr>
          <w:rFonts w:ascii="Times New Roman" w:eastAsiaTheme="minorHAnsi" w:hAnsi="Times New Roman"/>
          <w:szCs w:val="22"/>
          <w:lang w:val="en-US"/>
        </w:rPr>
        <w:t xml:space="preserve">, based on </w:t>
      </w:r>
      <w:r w:rsidR="00ED554A">
        <w:rPr>
          <w:rFonts w:ascii="Times New Roman" w:eastAsiaTheme="minorHAnsi" w:hAnsi="Times New Roman"/>
          <w:szCs w:val="22"/>
          <w:lang w:val="en-US"/>
        </w:rPr>
        <w:fldChar w:fldCharType="begin"/>
      </w:r>
      <w:r w:rsidR="001934ED">
        <w:rPr>
          <w:rFonts w:ascii="Times New Roman" w:eastAsiaTheme="minorHAnsi" w:hAnsi="Times New Roman"/>
          <w:szCs w:val="22"/>
          <w:lang w:val="en-US"/>
        </w:rPr>
        <w:instrText xml:space="preserve"> ADDIN ZOTERO_ITEM CSL_CITATION {"citationID":"7QZbjzTw","properties":{"formattedCitation":"(Just &amp; Pope, 1978, 1979)","plainCitation":"(Just &amp; Pope, 1978, 1979)","dontUpdate":true,"noteIndex":0},"citationItems":[{"id":126963,"uris":["http://zotero.org/users/14812719/items/HIN66IV3"],"itemData":{"id":126963,"type":"article-journal","container-title":"Journal of Econometrics","DOI":"10.1016/0304-4076(78)90006-4","ISSN":"03044076","issue":"1","journalAbbreviation":"Journal of Econometrics","language":"en","license":"https://www.elsevier.com/tdm/userlicense/1.0/","page":"67-86","source":"DOI.org (Crossref)","title":"Stochastic specification of production functions and economic implications","volume":"7","author":[{"family":"Just","given":"Richard E."},{"family":"Pope","given":"Rulon D."}],"issued":{"date-parts":[["1978",2]]}}},{"id":126966,"uris":["http://zotero.org/users/14812719/items/R2I6DFZY"],"itemData":{"id":126966,"type":"article-journal","abstract":"There has been considerable interest in estimations of input effects on the probability distribution of output. Most empirical and theoretical analyses utilize multiplicative stochastic specifications which are analyzed and found unduly restrictive, particularly since inputs that marginally reduce risk are not allowed. A more general stochastic specification is proposed, free of these a priori restrictions. The proposed functional form estimation is discussed and demonstrated with nitrogen-response data and common log-linear production functions. Though nitrogen is risk-increasing, the marginal variance contribution is smaller when compared to estimates based upon multiplicative specification. Finally, stochastic specification error effects are analyzed.","container-title":"American Journal of Agricultural Economics","DOI":"10.2307/1239732","ISSN":"1467-8276","issue":"2","language":"en","license":"© 1979 Agricultural and Applied Economics Association","note":"_eprint: https://onlinelibrary.wiley.com/doi/pdf/10.2307/1239732","page":"276-284","source":"Wiley Online Library","title":"Production Function Estimation and Related Risk Considerations","volume":"61","author":[{"family":"Just","given":"Richard E."},{"family":"Pope","given":"Rulon D."}],"issued":{"date-parts":[["1979"]]}}}],"schema":"https://github.com/citation-style-language/schema/raw/master/csl-citation.json"} </w:instrText>
      </w:r>
      <w:r w:rsidR="00ED554A">
        <w:rPr>
          <w:rFonts w:ascii="Times New Roman" w:eastAsiaTheme="minorHAnsi" w:hAnsi="Times New Roman"/>
          <w:szCs w:val="22"/>
          <w:lang w:val="en-US"/>
        </w:rPr>
        <w:fldChar w:fldCharType="separate"/>
      </w:r>
      <w:r w:rsidR="00ED554A" w:rsidRPr="00110BA9">
        <w:rPr>
          <w:rFonts w:ascii="Times New Roman" w:eastAsiaTheme="minorHAnsi" w:hAnsi="Times New Roman"/>
          <w:lang w:val="en-GB"/>
        </w:rPr>
        <w:t xml:space="preserve">Just &amp; Pope </w:t>
      </w:r>
      <w:r w:rsidR="00ED554A">
        <w:rPr>
          <w:rFonts w:ascii="Times New Roman" w:eastAsiaTheme="minorHAnsi" w:hAnsi="Times New Roman"/>
          <w:lang w:val="en-GB"/>
        </w:rPr>
        <w:t>(</w:t>
      </w:r>
      <w:r w:rsidR="00ED554A" w:rsidRPr="00110BA9">
        <w:rPr>
          <w:rFonts w:ascii="Times New Roman" w:eastAsiaTheme="minorHAnsi" w:hAnsi="Times New Roman"/>
          <w:lang w:val="en-GB"/>
        </w:rPr>
        <w:t>1978, 1979)</w:t>
      </w:r>
      <w:r w:rsidR="00ED554A">
        <w:rPr>
          <w:rFonts w:ascii="Times New Roman" w:eastAsiaTheme="minorHAnsi" w:hAnsi="Times New Roman"/>
          <w:szCs w:val="22"/>
          <w:lang w:val="en-US"/>
        </w:rPr>
        <w:fldChar w:fldCharType="end"/>
      </w:r>
      <w:r w:rsidR="00ED554A">
        <w:rPr>
          <w:rFonts w:ascii="Times New Roman" w:eastAsiaTheme="minorHAnsi" w:hAnsi="Times New Roman"/>
          <w:szCs w:val="22"/>
          <w:lang w:val="en-US"/>
        </w:rPr>
        <w:t xml:space="preserve">, </w:t>
      </w:r>
      <w:r w:rsidR="00795881">
        <w:rPr>
          <w:rFonts w:ascii="Times New Roman" w:eastAsiaTheme="minorHAnsi" w:hAnsi="Times New Roman"/>
          <w:szCs w:val="22"/>
          <w:lang w:val="en-US"/>
        </w:rPr>
        <w:t xml:space="preserve">allows </w:t>
      </w:r>
      <w:r w:rsidR="00ED554A">
        <w:rPr>
          <w:rFonts w:ascii="Times New Roman" w:eastAsiaTheme="minorHAnsi" w:hAnsi="Times New Roman"/>
          <w:szCs w:val="22"/>
          <w:lang w:val="en-US"/>
        </w:rPr>
        <w:t>i</w:t>
      </w:r>
      <w:r w:rsidR="00354BE2">
        <w:rPr>
          <w:rFonts w:ascii="Times New Roman" w:eastAsiaTheme="minorHAnsi" w:hAnsi="Times New Roman"/>
          <w:szCs w:val="22"/>
          <w:lang w:val="en-US"/>
        </w:rPr>
        <w:t xml:space="preserve">nputs </w:t>
      </w:r>
      <w:r w:rsidR="00795881">
        <w:rPr>
          <w:rFonts w:ascii="Times New Roman" w:eastAsiaTheme="minorHAnsi" w:hAnsi="Times New Roman"/>
          <w:szCs w:val="22"/>
          <w:lang w:val="en-US"/>
        </w:rPr>
        <w:t xml:space="preserve">to </w:t>
      </w:r>
      <w:r w:rsidR="00354BE2">
        <w:rPr>
          <w:rFonts w:ascii="Times New Roman" w:eastAsiaTheme="minorHAnsi" w:hAnsi="Times New Roman"/>
          <w:szCs w:val="22"/>
          <w:lang w:val="en-US"/>
        </w:rPr>
        <w:t xml:space="preserve">influence </w:t>
      </w:r>
      <w:r w:rsidR="00795881">
        <w:rPr>
          <w:rFonts w:ascii="Times New Roman" w:eastAsiaTheme="minorHAnsi" w:hAnsi="Times New Roman"/>
          <w:szCs w:val="22"/>
          <w:lang w:val="en-US"/>
        </w:rPr>
        <w:t xml:space="preserve">both </w:t>
      </w:r>
      <w:r w:rsidR="00354BE2">
        <w:rPr>
          <w:rFonts w:ascii="Times New Roman" w:eastAsiaTheme="minorHAnsi" w:hAnsi="Times New Roman"/>
          <w:szCs w:val="22"/>
          <w:lang w:val="en-US"/>
        </w:rPr>
        <w:t xml:space="preserve">the mean and the variability of </w:t>
      </w:r>
      <w:r w:rsidR="00C77868">
        <w:rPr>
          <w:rFonts w:ascii="Times New Roman" w:eastAsiaTheme="minorHAnsi" w:hAnsi="Times New Roman"/>
          <w:szCs w:val="22"/>
          <w:lang w:val="en-US"/>
        </w:rPr>
        <w:t>outputs:</w:t>
      </w:r>
    </w:p>
    <w:bookmarkStart w:id="6" w:name="_Hlk206593319"/>
    <w:p w14:paraId="7DF9A090" w14:textId="4CEEABD9" w:rsidR="00EB3ED1" w:rsidRPr="00A279D9" w:rsidRDefault="0000000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yield=y</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EastAsia" w:hAnsi="Cambria Math"/>
                  <w:szCs w:val="22"/>
                  <w:lang w:val="en-US"/>
                </w:rPr>
                <m:t>ε</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16</m:t>
                  </m:r>
                </m:e>
              </m:d>
              <m:ctrlPr>
                <w:rPr>
                  <w:rFonts w:ascii="Cambria Math" w:eastAsiaTheme="minorHAnsi" w:hAnsi="Cambria Math"/>
                  <w:i/>
                  <w:szCs w:val="22"/>
                  <w:lang w:val="en-US"/>
                </w:rPr>
              </m:ctrlPr>
            </m:e>
          </m:eqArr>
        </m:oMath>
      </m:oMathPara>
    </w:p>
    <w:bookmarkEnd w:id="6"/>
    <w:p w14:paraId="2468B466" w14:textId="31C639AA" w:rsidR="00A279D9" w:rsidRDefault="008D4798"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w</w:t>
      </w:r>
      <w:r w:rsidR="009259ED">
        <w:rPr>
          <w:rFonts w:ascii="Times New Roman" w:eastAsiaTheme="minorHAnsi" w:hAnsi="Times New Roman"/>
          <w:szCs w:val="22"/>
          <w:lang w:val="en-US"/>
        </w:rPr>
        <w:t xml:space="preserve">here </w:t>
      </w:r>
      <m:oMath>
        <m:r>
          <w:rPr>
            <w:rFonts w:ascii="Cambria Math" w:eastAsiaTheme="minorHAnsi" w:hAnsi="Cambria Math"/>
            <w:szCs w:val="22"/>
            <w:lang w:val="en-US"/>
          </w:rPr>
          <m:t>y</m:t>
        </m:r>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259ED">
        <w:rPr>
          <w:rFonts w:ascii="Times New Roman" w:eastAsiaTheme="minorEastAsia" w:hAnsi="Times New Roman"/>
          <w:szCs w:val="22"/>
          <w:lang w:val="en-US"/>
        </w:rPr>
        <w:t xml:space="preserve"> </w:t>
      </w:r>
      <w:r w:rsidR="00353E04">
        <w:rPr>
          <w:rFonts w:ascii="Times New Roman" w:eastAsiaTheme="minorEastAsia" w:hAnsi="Times New Roman"/>
          <w:szCs w:val="22"/>
          <w:lang w:val="en-US"/>
        </w:rPr>
        <w:t>represent</w:t>
      </w:r>
      <w:r w:rsidR="0028226C">
        <w:rPr>
          <w:rFonts w:ascii="Times New Roman" w:eastAsiaTheme="minorEastAsia" w:hAnsi="Times New Roman"/>
          <w:szCs w:val="22"/>
          <w:lang w:val="en-US"/>
        </w:rPr>
        <w:t>s</w:t>
      </w:r>
      <w:r w:rsidR="009259ED">
        <w:rPr>
          <w:rFonts w:ascii="Times New Roman" w:eastAsiaTheme="minorEastAsia" w:hAnsi="Times New Roman"/>
          <w:szCs w:val="22"/>
          <w:lang w:val="en-US"/>
        </w:rPr>
        <w:t xml:space="preserve"> the expected yield</w:t>
      </w:r>
      <w:r w:rsidR="00247F34">
        <w:rPr>
          <w:rFonts w:ascii="Times New Roman" w:eastAsiaTheme="minorEastAsia" w:hAnsi="Times New Roman"/>
          <w:szCs w:val="22"/>
          <w:lang w:val="en-US"/>
        </w:rPr>
        <w:t xml:space="preserve"> (production function)</w:t>
      </w:r>
      <w:r w:rsidR="009259E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3641C">
        <w:rPr>
          <w:rFonts w:ascii="Times New Roman" w:eastAsiaTheme="minorEastAsia" w:hAnsi="Times New Roman"/>
          <w:szCs w:val="22"/>
          <w:lang w:val="en-US"/>
        </w:rPr>
        <w:t xml:space="preserve"> the standard deviation of yield</w:t>
      </w:r>
      <w:r w:rsidR="00B658CB">
        <w:rPr>
          <w:rFonts w:ascii="Times New Roman" w:eastAsiaTheme="minorEastAsia" w:hAnsi="Times New Roman"/>
          <w:szCs w:val="22"/>
          <w:lang w:val="en-US"/>
        </w:rPr>
        <w:t xml:space="preserve"> (yield variation function)</w:t>
      </w:r>
      <w:r w:rsidR="00FC47D6">
        <w:rPr>
          <w:rFonts w:ascii="Times New Roman" w:eastAsiaTheme="minorEastAsia" w:hAnsi="Times New Roman"/>
          <w:szCs w:val="22"/>
          <w:lang w:val="en-US"/>
        </w:rPr>
        <w:t xml:space="preserve">, with the assumption that </w:t>
      </w:r>
      <m:oMath>
        <m:r>
          <w:rPr>
            <w:rFonts w:ascii="Cambria Math" w:eastAsiaTheme="minorEastAsia" w:hAnsi="Cambria Math"/>
            <w:szCs w:val="22"/>
            <w:lang w:val="en-US"/>
          </w:rPr>
          <m:t>E(</m:t>
        </m:r>
        <m:r>
          <m:rPr>
            <m:sty m:val="p"/>
          </m:rPr>
          <w:rPr>
            <w:rFonts w:ascii="Cambria Math" w:eastAsiaTheme="minorEastAsia" w:hAnsi="Cambria Math"/>
            <w:szCs w:val="22"/>
            <w:lang w:val="en-US"/>
          </w:rPr>
          <m:t>ε)</m:t>
        </m:r>
        <m:r>
          <w:rPr>
            <w:rFonts w:ascii="Cambria Math" w:eastAsiaTheme="minorEastAsia" w:hAnsi="Cambria Math"/>
            <w:szCs w:val="22"/>
            <w:lang w:val="en-US"/>
          </w:rPr>
          <m:t>=0</m:t>
        </m:r>
      </m:oMath>
      <w:r w:rsidR="00FC47D6">
        <w:rPr>
          <w:rFonts w:ascii="Times New Roman" w:eastAsiaTheme="minorEastAsia" w:hAnsi="Times New Roman"/>
          <w:szCs w:val="22"/>
          <w:lang w:val="en-US"/>
        </w:rPr>
        <w:t xml:space="preserve"> and </w:t>
      </w:r>
      <m:oMath>
        <m:r>
          <w:rPr>
            <w:rFonts w:ascii="Cambria Math" w:eastAsiaTheme="minorHAnsi" w:hAnsi="Cambria Math"/>
            <w:szCs w:val="22"/>
            <w:lang w:val="en-US"/>
          </w:rPr>
          <m:t>σ(</m:t>
        </m:r>
        <m:r>
          <w:rPr>
            <w:rFonts w:ascii="Cambria Math" w:eastAsiaTheme="minorEastAsia" w:hAnsi="Cambria Math"/>
            <w:szCs w:val="22"/>
            <w:lang w:val="en-US"/>
          </w:rPr>
          <m:t>ε</m:t>
        </m:r>
        <m:r>
          <m:rPr>
            <m:sty m:val="p"/>
          </m:rPr>
          <w:rPr>
            <w:rFonts w:ascii="Cambria Math" w:eastAsiaTheme="minorEastAsia" w:hAnsi="Cambria Math"/>
            <w:szCs w:val="22"/>
            <w:lang w:val="en-US"/>
          </w:rPr>
          <m:t>)=1</m:t>
        </m:r>
      </m:oMath>
      <w:r w:rsidR="00902A93">
        <w:rPr>
          <w:rFonts w:ascii="Times New Roman" w:eastAsiaTheme="minorEastAsia" w:hAnsi="Times New Roman"/>
          <w:szCs w:val="22"/>
          <w:lang w:val="en-US"/>
        </w:rPr>
        <w:t>.</w:t>
      </w:r>
      <w:r w:rsidR="00BF13A3">
        <w:rPr>
          <w:rFonts w:ascii="Times New Roman" w:eastAsiaTheme="minorEastAsia" w:hAnsi="Times New Roman"/>
          <w:szCs w:val="22"/>
          <w:lang w:val="en-US"/>
        </w:rPr>
        <w:t xml:space="preserve"> </w:t>
      </w:r>
      <w:r w:rsidR="00631252">
        <w:rPr>
          <w:rFonts w:ascii="Times New Roman" w:eastAsiaTheme="minorEastAsia" w:hAnsi="Times New Roman"/>
          <w:szCs w:val="22"/>
          <w:lang w:val="en-US"/>
        </w:rPr>
        <w:t>Following</w:t>
      </w:r>
      <w:r w:rsidR="00546CEA">
        <w:rPr>
          <w:rFonts w:ascii="Times New Roman" w:eastAsiaTheme="minorEastAsia" w:hAnsi="Times New Roman"/>
          <w:szCs w:val="22"/>
          <w:lang w:val="en-US"/>
        </w:rPr>
        <w:t xml:space="preserve"> </w:t>
      </w:r>
      <w:r w:rsidR="001934ED">
        <w:rPr>
          <w:rFonts w:ascii="Times New Roman" w:eastAsiaTheme="minorEastAsia" w:hAnsi="Times New Roman"/>
          <w:szCs w:val="22"/>
          <w:lang w:val="en-US"/>
        </w:rPr>
        <w:fldChar w:fldCharType="begin"/>
      </w:r>
      <w:r w:rsidR="00582DE5">
        <w:rPr>
          <w:rFonts w:ascii="Times New Roman" w:eastAsiaTheme="minorEastAsia" w:hAnsi="Times New Roman"/>
          <w:szCs w:val="22"/>
          <w:lang w:val="en-US"/>
        </w:rPr>
        <w:instrText xml:space="preserve"> ADDIN ZOTERO_ITEM CSL_CITATION {"citationID":"oFcgUqDr","properties":{"formattedCitation":"(Finger &amp; Hediger, 2008)","plainCitation":"(Finger &amp; Hediger, 2008)","dontUpdate":true,"noteIndex":0},"citationItems":[{"id":127064,"uris":["http://zotero.org/users/14812719/items/RW4F6YAV"],"itemData":{"id":127064,"type":"article-journal","abstract":"The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sidR="001934ED">
        <w:rPr>
          <w:rFonts w:ascii="Times New Roman" w:eastAsiaTheme="minorEastAsia" w:hAnsi="Times New Roman"/>
          <w:szCs w:val="22"/>
          <w:lang w:val="en-US"/>
        </w:rPr>
        <w:fldChar w:fldCharType="separate"/>
      </w:r>
      <w:r w:rsidR="001934ED" w:rsidRPr="001934ED">
        <w:rPr>
          <w:rFonts w:ascii="Times New Roman" w:eastAsiaTheme="minorEastAsia" w:hAnsi="Times New Roman"/>
          <w:lang w:val="en-GB"/>
        </w:rPr>
        <w:t xml:space="preserve">Finger &amp; Hediger </w:t>
      </w:r>
      <w:r w:rsidR="001934ED">
        <w:rPr>
          <w:rFonts w:ascii="Times New Roman" w:eastAsiaTheme="minorEastAsia" w:hAnsi="Times New Roman"/>
          <w:lang w:val="en-GB"/>
        </w:rPr>
        <w:t>(</w:t>
      </w:r>
      <w:r w:rsidR="001934ED" w:rsidRPr="001934ED">
        <w:rPr>
          <w:rFonts w:ascii="Times New Roman" w:eastAsiaTheme="minorEastAsia" w:hAnsi="Times New Roman"/>
          <w:lang w:val="en-GB"/>
        </w:rPr>
        <w:t>2008)</w:t>
      </w:r>
      <w:r w:rsidR="001934ED">
        <w:rPr>
          <w:rFonts w:ascii="Times New Roman" w:eastAsiaTheme="minorEastAsia" w:hAnsi="Times New Roman"/>
          <w:szCs w:val="22"/>
          <w:lang w:val="en-US"/>
        </w:rPr>
        <w:fldChar w:fldCharType="end"/>
      </w:r>
      <w:r w:rsidR="00DE1E84">
        <w:rPr>
          <w:rFonts w:ascii="Times New Roman" w:eastAsiaTheme="minorEastAsia" w:hAnsi="Times New Roman"/>
          <w:szCs w:val="22"/>
          <w:lang w:val="en-US"/>
        </w:rPr>
        <w:t>,</w:t>
      </w:r>
      <w:r w:rsidR="00546CEA">
        <w:rPr>
          <w:rStyle w:val="FootnoteReference"/>
          <w:rFonts w:ascii="Times New Roman" w:eastAsiaTheme="minorEastAsia" w:hAnsi="Times New Roman"/>
          <w:szCs w:val="22"/>
          <w:lang w:val="en-US"/>
        </w:rPr>
        <w:footnoteReference w:id="5"/>
      </w:r>
      <w:r w:rsidR="00DE1E84">
        <w:rPr>
          <w:rFonts w:ascii="Times New Roman" w:eastAsiaTheme="minorEastAsia" w:hAnsi="Times New Roman"/>
          <w:szCs w:val="22"/>
          <w:lang w:val="en-US"/>
        </w:rPr>
        <w:t xml:space="preserve"> we employ a production function estimation of the form:</w:t>
      </w:r>
    </w:p>
    <w:p w14:paraId="2D16076E" w14:textId="66222DB3" w:rsidR="00DE1E84" w:rsidRPr="00A279D9" w:rsidRDefault="00000000" w:rsidP="00DE1E84">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y</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N</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17</m:t>
                  </m:r>
                </m:e>
              </m:d>
              <m:ctrlPr>
                <w:rPr>
                  <w:rFonts w:ascii="Cambria Math" w:eastAsiaTheme="minorHAnsi" w:hAnsi="Cambria Math"/>
                  <w:i/>
                  <w:szCs w:val="22"/>
                  <w:lang w:val="en-US"/>
                </w:rPr>
              </m:ctrlPr>
            </m:e>
          </m:eqArr>
        </m:oMath>
      </m:oMathPara>
    </w:p>
    <w:p w14:paraId="78E9431E" w14:textId="1A60218B" w:rsidR="00DE1E84" w:rsidRDefault="00F83103"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 xml:space="preserve">If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r>
          <w:rPr>
            <w:rFonts w:ascii="Cambria Math" w:eastAsiaTheme="minorHAnsi" w:hAnsi="Cambria Math"/>
            <w:szCs w:val="22"/>
            <w:lang w:val="en-US"/>
          </w:rPr>
          <m:t>&gt;0</m:t>
        </m:r>
      </m:oMath>
      <w:r w:rsidR="00C66F9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&lt;0</m:t>
        </m:r>
      </m:oMath>
      <w:r w:rsidR="0055400C">
        <w:rPr>
          <w:rFonts w:ascii="Times New Roman" w:eastAsiaTheme="minorEastAsia" w:hAnsi="Times New Roman"/>
          <w:szCs w:val="22"/>
          <w:lang w:val="en-US"/>
        </w:rPr>
        <w:t xml:space="preserve">, the function shows decreasing marginal productivity of </w:t>
      </w:r>
      <w:r w:rsidR="0005124C">
        <w:rPr>
          <w:rFonts w:ascii="Times New Roman" w:eastAsiaTheme="minorEastAsia" w:hAnsi="Times New Roman"/>
          <w:szCs w:val="22"/>
          <w:lang w:val="en-US"/>
        </w:rPr>
        <w:t>nitrogen</w:t>
      </w:r>
      <w:r w:rsidR="0055400C">
        <w:rPr>
          <w:rFonts w:ascii="Times New Roman" w:eastAsiaTheme="minorEastAsia" w:hAnsi="Times New Roman"/>
          <w:szCs w:val="22"/>
          <w:lang w:val="en-US"/>
        </w:rPr>
        <w:t xml:space="preserve">, where yields are monotonically </w:t>
      </w:r>
      <w:r w:rsidR="00F03690">
        <w:rPr>
          <w:rFonts w:ascii="Times New Roman" w:eastAsiaTheme="minorEastAsia" w:hAnsi="Times New Roman"/>
          <w:szCs w:val="22"/>
          <w:lang w:val="en-US"/>
        </w:rPr>
        <w:t>increasing up to some point of nitrogen use and then monotonically decreasing.</w:t>
      </w:r>
      <w:r w:rsidR="003C416E">
        <w:rPr>
          <w:rFonts w:ascii="Times New Roman" w:eastAsiaTheme="minorEastAsia" w:hAnsi="Times New Roman"/>
          <w:szCs w:val="22"/>
          <w:lang w:val="en-US"/>
        </w:rPr>
        <w:t xml:space="preserve"> </w:t>
      </w:r>
      <w:r w:rsidR="003A4001">
        <w:rPr>
          <w:rFonts w:ascii="Times New Roman" w:eastAsiaTheme="minorEastAsia" w:hAnsi="Times New Roman"/>
          <w:szCs w:val="22"/>
          <w:lang w:val="en-US"/>
        </w:rPr>
        <w:t>W</w:t>
      </w:r>
      <w:r w:rsidR="003C416E">
        <w:rPr>
          <w:rFonts w:ascii="Times New Roman" w:eastAsiaTheme="minorEastAsia" w:hAnsi="Times New Roman"/>
          <w:szCs w:val="22"/>
          <w:lang w:val="en-US"/>
        </w:rPr>
        <w:t>e</w:t>
      </w:r>
      <w:r w:rsidR="00BF7D02">
        <w:rPr>
          <w:rFonts w:ascii="Times New Roman" w:eastAsiaTheme="minorEastAsia" w:hAnsi="Times New Roman"/>
          <w:szCs w:val="22"/>
          <w:lang w:val="en-US"/>
        </w:rPr>
        <w:t xml:space="preserve"> then</w:t>
      </w:r>
      <w:r w:rsidR="002E3106">
        <w:rPr>
          <w:rFonts w:ascii="Times New Roman" w:eastAsiaTheme="minorEastAsia" w:hAnsi="Times New Roman"/>
          <w:szCs w:val="22"/>
          <w:lang w:val="en-US"/>
        </w:rPr>
        <w:t xml:space="preserve"> </w:t>
      </w:r>
      <w:r w:rsidR="005F7792">
        <w:rPr>
          <w:rFonts w:ascii="Times New Roman" w:eastAsiaTheme="minorEastAsia" w:hAnsi="Times New Roman"/>
          <w:szCs w:val="22"/>
          <w:lang w:val="en-US"/>
        </w:rPr>
        <w:t>define y</w:t>
      </w:r>
      <w:r w:rsidR="00147C6D">
        <w:rPr>
          <w:rFonts w:ascii="Times New Roman" w:eastAsiaTheme="minorEastAsia" w:hAnsi="Times New Roman"/>
          <w:szCs w:val="22"/>
          <w:lang w:val="en-US"/>
        </w:rPr>
        <w:t xml:space="preserve">ield variation as the absolute difference between observed </w:t>
      </w:r>
      <w:r w:rsidR="0039505B">
        <w:rPr>
          <w:rFonts w:ascii="Times New Roman" w:eastAsiaTheme="minorEastAsia" w:hAnsi="Times New Roman"/>
          <w:szCs w:val="22"/>
          <w:lang w:val="en-US"/>
        </w:rPr>
        <w:t>and expected yields</w:t>
      </w:r>
      <w:r w:rsidR="003939FA" w:rsidRPr="003939FA">
        <w:rPr>
          <w:rFonts w:ascii="Times New Roman" w:eastAsiaTheme="minorEastAsia" w:hAnsi="Times New Roman"/>
          <w:szCs w:val="22"/>
          <w:lang w:val="en-US"/>
        </w:rPr>
        <w:t xml:space="preserve"> </w:t>
      </w:r>
      <w:r w:rsidR="003939FA">
        <w:rPr>
          <w:rFonts w:ascii="Times New Roman" w:eastAsiaTheme="minorEastAsia" w:hAnsi="Times New Roman"/>
          <w:szCs w:val="22"/>
          <w:lang w:val="en-US"/>
        </w:rPr>
        <w:fldChar w:fldCharType="begin"/>
      </w:r>
      <w:r w:rsidR="003939FA">
        <w:rPr>
          <w:rFonts w:ascii="Times New Roman" w:eastAsiaTheme="minorEastAsia" w:hAnsi="Times New Roman"/>
          <w:szCs w:val="22"/>
          <w:lang w:val="en-US"/>
        </w:rPr>
        <w:instrText xml:space="preserve"> ADDIN ZOTERO_ITEM CSL_CITATION {"citationID":"ja6Lpti4","properties":{"formattedCitation":"(Finger &amp; Schmid, 2008)","plainCitation":"(Finger &amp; Schmid, 2008)","dontUpdate":true,"noteIndex":0},"citationItems":[{"id":127067,"uris":["http://zotero.org/users/14812719/items/8D8U86VA"],"itemData":{"id":127067,"type":"article-journal","abstract":"An approach that integrates biophysical simulations in an economic model is used to analyze the impact of climate change on Swiss corn and winter wheat production. Adaptation options such as changes in sowing dates, changes in production intensity, and the adoption of irrigation farming are considered in the model. By carrying out sensitivity analysis with different scenarios, we find farmers’ adaptation actions and crop yeilds to be very sensitive to both climate change and output prices. Moreover, our model results show that simple adaptation measures are sufficient to generate higher and less variable crop yields in the future.","container-title":"Agricultural Finance Review","DOI":"10.1108/00214660880001217","ISSN":"0002-1466","issue":"1","journalAbbreviation":"Agricultural Finance Review","page":"25-41","source":"Silverchair","title":"Modeling agricultural production risk and the adaptation to climate change","volume":"68","author":[{"family":"Finger","given":"Robert"},{"family":"Schmid","given":"Stéphanie"}],"issued":{"date-parts":[["2008",5,5]]}}}],"schema":"https://github.com/citation-style-language/schema/raw/master/csl-citation.json"} </w:instrText>
      </w:r>
      <w:r w:rsidR="003939FA">
        <w:rPr>
          <w:rFonts w:ascii="Times New Roman" w:eastAsiaTheme="minorEastAsia" w:hAnsi="Times New Roman"/>
          <w:szCs w:val="22"/>
          <w:lang w:val="en-US"/>
        </w:rPr>
        <w:fldChar w:fldCharType="separate"/>
      </w:r>
      <w:r w:rsidR="003939FA">
        <w:rPr>
          <w:rFonts w:ascii="Times New Roman" w:eastAsiaTheme="minorEastAsia" w:hAnsi="Times New Roman"/>
          <w:lang w:val="en-GB"/>
        </w:rPr>
        <w:t>(F</w:t>
      </w:r>
      <w:r w:rsidR="003939FA" w:rsidRPr="002E3106">
        <w:rPr>
          <w:rFonts w:ascii="Times New Roman" w:eastAsiaTheme="minorEastAsia" w:hAnsi="Times New Roman"/>
          <w:lang w:val="en-GB"/>
        </w:rPr>
        <w:t>inger &amp; Schmid</w:t>
      </w:r>
      <w:r w:rsidR="003939FA">
        <w:rPr>
          <w:rFonts w:ascii="Times New Roman" w:eastAsiaTheme="minorEastAsia" w:hAnsi="Times New Roman"/>
          <w:lang w:val="en-GB"/>
        </w:rPr>
        <w:t>,</w:t>
      </w:r>
      <w:r w:rsidR="003939FA" w:rsidRPr="002E3106">
        <w:rPr>
          <w:rFonts w:ascii="Times New Roman" w:eastAsiaTheme="minorEastAsia" w:hAnsi="Times New Roman"/>
          <w:lang w:val="en-GB"/>
        </w:rPr>
        <w:t xml:space="preserve"> 2008)</w:t>
      </w:r>
      <w:r w:rsidR="003939FA">
        <w:rPr>
          <w:rFonts w:ascii="Times New Roman" w:eastAsiaTheme="minorEastAsia" w:hAnsi="Times New Roman"/>
          <w:szCs w:val="22"/>
          <w:lang w:val="en-US"/>
        </w:rPr>
        <w:fldChar w:fldCharType="end"/>
      </w:r>
      <w:r w:rsidR="003939FA">
        <w:rPr>
          <w:rFonts w:ascii="Times New Roman" w:eastAsiaTheme="minorEastAsia" w:hAnsi="Times New Roman"/>
          <w:szCs w:val="22"/>
          <w:lang w:val="en-US"/>
        </w:rPr>
        <w:t>.</w:t>
      </w:r>
      <w:r w:rsidR="00453CE8">
        <w:rPr>
          <w:rStyle w:val="FootnoteReference"/>
          <w:rFonts w:ascii="Times New Roman" w:eastAsiaTheme="minorEastAsia" w:hAnsi="Times New Roman"/>
          <w:szCs w:val="22"/>
          <w:lang w:val="en-US"/>
        </w:rPr>
        <w:footnoteReference w:id="6"/>
      </w:r>
      <w:r w:rsidR="0039505B">
        <w:rPr>
          <w:rFonts w:ascii="Times New Roman" w:eastAsiaTheme="minorEastAsia" w:hAnsi="Times New Roman"/>
          <w:szCs w:val="22"/>
          <w:lang w:val="en-US"/>
        </w:rPr>
        <w:t xml:space="preserve"> </w:t>
      </w:r>
      <w:r w:rsidR="003C416E">
        <w:rPr>
          <w:rFonts w:ascii="Times New Roman" w:eastAsiaTheme="minorEastAsia" w:hAnsi="Times New Roman"/>
          <w:szCs w:val="22"/>
          <w:lang w:val="en-US"/>
        </w:rPr>
        <w:t>T</w:t>
      </w:r>
      <w:r w:rsidR="0039505B">
        <w:rPr>
          <w:rFonts w:ascii="Times New Roman" w:eastAsiaTheme="minorEastAsia" w:hAnsi="Times New Roman"/>
          <w:szCs w:val="22"/>
          <w:lang w:val="en-US"/>
        </w:rPr>
        <w:t>herefore</w:t>
      </w:r>
      <w:r w:rsidR="00BF7D02">
        <w:rPr>
          <w:rFonts w:ascii="Times New Roman" w:eastAsiaTheme="minorEastAsia" w:hAnsi="Times New Roman"/>
          <w:szCs w:val="22"/>
          <w:lang w:val="en-US"/>
        </w:rPr>
        <w:t>,</w:t>
      </w:r>
      <w:r w:rsidR="005B07E5">
        <w:rPr>
          <w:rFonts w:ascii="Times New Roman" w:eastAsiaTheme="minorEastAsia" w:hAnsi="Times New Roman"/>
          <w:szCs w:val="22"/>
          <w:lang w:val="en-US"/>
        </w:rPr>
        <w:t xml:space="preserve"> </w:t>
      </w:r>
      <w:r w:rsidR="001676BD">
        <w:rPr>
          <w:rFonts w:ascii="Times New Roman" w:eastAsiaTheme="minorEastAsia" w:hAnsi="Times New Roman"/>
          <w:szCs w:val="22"/>
          <w:lang w:val="en-US"/>
        </w:rPr>
        <w:t xml:space="preserve">the regression residuals </w:t>
      </w:r>
      <w:r w:rsidR="00551033">
        <w:rPr>
          <w:rFonts w:ascii="Times New Roman" w:eastAsiaTheme="minorEastAsia" w:hAnsi="Times New Roman"/>
          <w:szCs w:val="22"/>
          <w:lang w:val="en-US"/>
        </w:rPr>
        <w:t>associated with the production function estimation</w:t>
      </w:r>
      <w:r w:rsidR="00453CE8">
        <w:rPr>
          <w:rFonts w:ascii="Times New Roman" w:eastAsiaTheme="minorEastAsia" w:hAnsi="Times New Roman"/>
          <w:szCs w:val="22"/>
          <w:lang w:val="en-US"/>
        </w:rPr>
        <w:t xml:space="preserve"> (</w:t>
      </w:r>
      <m:oMath>
        <m:acc>
          <m:accPr>
            <m:ctrlPr>
              <w:rPr>
                <w:rFonts w:ascii="Cambria Math" w:eastAsiaTheme="minorEastAsia" w:hAnsi="Cambria Math"/>
                <w:szCs w:val="22"/>
                <w:lang w:val="en-US"/>
              </w:rPr>
            </m:ctrlPr>
          </m:accPr>
          <m:e>
            <m:r>
              <w:rPr>
                <w:rFonts w:ascii="Cambria Math" w:eastAsiaTheme="minorEastAsia" w:hAnsi="Cambria Math"/>
                <w:szCs w:val="22"/>
                <w:lang w:val="en-US"/>
              </w:rPr>
              <m:t>e</m:t>
            </m:r>
          </m:e>
        </m:acc>
        <m:r>
          <w:rPr>
            <w:rFonts w:ascii="Cambria Math" w:eastAsiaTheme="minorEastAsia" w:hAnsi="Cambria Math"/>
            <w:szCs w:val="22"/>
            <w:lang w:val="en-US"/>
          </w:rPr>
          <m:t>=y-</m:t>
        </m:r>
        <m:acc>
          <m:accPr>
            <m:ctrlPr>
              <w:rPr>
                <w:rFonts w:ascii="Cambria Math" w:eastAsiaTheme="minorEastAsia" w:hAnsi="Cambria Math"/>
                <w:szCs w:val="22"/>
                <w:lang w:val="en-US"/>
              </w:rPr>
            </m:ctrlPr>
          </m:accPr>
          <m:e>
            <m:r>
              <w:rPr>
                <w:rFonts w:ascii="Cambria Math" w:eastAsiaTheme="minorEastAsia" w:hAnsi="Cambria Math"/>
                <w:szCs w:val="22"/>
                <w:lang w:val="en-US"/>
              </w:rPr>
              <m:t>y</m:t>
            </m:r>
          </m:e>
        </m:acc>
        <m:r>
          <w:rPr>
            <w:rFonts w:ascii="Cambria Math" w:eastAsiaTheme="minorEastAsia" w:hAnsi="Cambria Math"/>
            <w:szCs w:val="22"/>
            <w:lang w:val="en-US"/>
          </w:rPr>
          <m:t>)</m:t>
        </m:r>
      </m:oMath>
      <w:r w:rsidR="00B60E07">
        <w:rPr>
          <w:rFonts w:ascii="Times New Roman" w:eastAsiaTheme="minorEastAsia" w:hAnsi="Times New Roman"/>
          <w:szCs w:val="22"/>
          <w:lang w:val="en-US"/>
        </w:rPr>
        <w:t>, are used to estimate the yield variation function:</w:t>
      </w:r>
    </w:p>
    <w:p w14:paraId="087A51CD" w14:textId="5D898C29" w:rsidR="00A11E68" w:rsidRDefault="0000000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szCs w:val="22"/>
                  <w:lang w:val="en-US"/>
                </w:rPr>
              </m:ctrlPr>
            </m:eqArrPr>
            <m:e>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d>
                <m:dPr>
                  <m:begChr m:val="|"/>
                  <m:endChr m:val="|"/>
                  <m:ctrlPr>
                    <w:rPr>
                      <w:rFonts w:ascii="Cambria Math" w:eastAsiaTheme="minorHAnsi" w:hAnsi="Cambria Math"/>
                      <w:i/>
                      <w:szCs w:val="22"/>
                      <w:lang w:val="en-US"/>
                    </w:rPr>
                  </m:ctrlPr>
                </m:dPr>
                <m:e>
                  <m:acc>
                    <m:accPr>
                      <m:ctrlPr>
                        <w:rPr>
                          <w:rFonts w:ascii="Cambria Math" w:eastAsiaTheme="minorHAnsi" w:hAnsi="Cambria Math"/>
                          <w:szCs w:val="22"/>
                          <w:lang w:val="en-US"/>
                        </w:rPr>
                      </m:ctrlPr>
                    </m:accPr>
                    <m:e>
                      <m:r>
                        <w:rPr>
                          <w:rFonts w:ascii="Cambria Math" w:eastAsiaTheme="minorEastAsia" w:hAnsi="Cambria Math"/>
                          <w:szCs w:val="22"/>
                          <w:lang w:val="en-US"/>
                        </w:rPr>
                        <m:t>e</m:t>
                      </m:r>
                    </m:e>
                  </m:acc>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d>
                <m:dPr>
                  <m:ctrlPr>
                    <w:rPr>
                      <w:rFonts w:ascii="Cambria Math" w:eastAsiaTheme="minorEastAsia" w:hAnsi="Cambria Math"/>
                      <w:i/>
                      <w:szCs w:val="22"/>
                      <w:lang w:val="en-US"/>
                    </w:rPr>
                  </m:ctrlPr>
                </m:dPr>
                <m:e>
                  <m:r>
                    <w:rPr>
                      <w:rFonts w:ascii="Cambria Math" w:eastAsiaTheme="minorEastAsia" w:hAnsi="Cambria Math"/>
                      <w:szCs w:val="22"/>
                      <w:lang w:val="en-US"/>
                    </w:rPr>
                    <m:t>18</m:t>
                  </m:r>
                </m:e>
              </m:d>
              <m:ctrlPr>
                <w:rPr>
                  <w:rFonts w:ascii="Cambria Math" w:eastAsiaTheme="minorHAnsi" w:hAnsi="Cambria Math"/>
                  <w:i/>
                  <w:szCs w:val="22"/>
                  <w:lang w:val="en-US"/>
                </w:rPr>
              </m:ctrlPr>
            </m:e>
          </m:eqArr>
        </m:oMath>
      </m:oMathPara>
    </w:p>
    <w:p w14:paraId="10BA9BBB" w14:textId="6980BAEB" w:rsidR="00AA4CD8" w:rsidRPr="00AA4CD8" w:rsidRDefault="00A11E68"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EastAsia" w:hAnsi="Times New Roman"/>
          <w:szCs w:val="22"/>
          <w:lang w:val="en-US"/>
        </w:rPr>
        <w:lastRenderedPageBreak/>
        <w:t>T</w:t>
      </w:r>
      <w:r w:rsidR="000918F6">
        <w:rPr>
          <w:rFonts w:ascii="Times New Roman" w:eastAsiaTheme="minorEastAsia" w:hAnsi="Times New Roman"/>
          <w:szCs w:val="22"/>
          <w:lang w:val="en-US"/>
        </w:rPr>
        <w:t>he production and yield variability function are estimated with the</w:t>
      </w:r>
      <w:r w:rsidR="00E47C1A">
        <w:rPr>
          <w:rFonts w:ascii="Times New Roman" w:eastAsiaTheme="minorHAnsi" w:hAnsi="Times New Roman"/>
          <w:szCs w:val="22"/>
          <w:lang w:val="en-US"/>
        </w:rPr>
        <w:t xml:space="preserve"> M</w:t>
      </w:r>
      <w:r w:rsidR="00E31E8B">
        <w:rPr>
          <w:rFonts w:ascii="Times New Roman" w:eastAsiaTheme="minorHAnsi" w:hAnsi="Times New Roman"/>
          <w:szCs w:val="22"/>
          <w:lang w:val="en-US"/>
        </w:rPr>
        <w:t>a</w:t>
      </w:r>
      <w:r w:rsidR="00706641">
        <w:rPr>
          <w:rFonts w:ascii="Times New Roman" w:eastAsiaTheme="minorHAnsi" w:hAnsi="Times New Roman"/>
          <w:szCs w:val="22"/>
          <w:lang w:val="en-US"/>
        </w:rPr>
        <w:t>ximum Likelihood Estimator</w:t>
      </w:r>
      <w:r w:rsidR="00E47C1A">
        <w:rPr>
          <w:rFonts w:ascii="Times New Roman" w:eastAsiaTheme="minorHAnsi" w:hAnsi="Times New Roman"/>
          <w:szCs w:val="22"/>
          <w:lang w:val="en-US"/>
        </w:rPr>
        <w:t xml:space="preserve"> </w:t>
      </w:r>
      <w:r w:rsidR="00A868FC">
        <w:rPr>
          <w:rFonts w:ascii="Times New Roman" w:eastAsiaTheme="minorHAnsi" w:hAnsi="Times New Roman"/>
          <w:szCs w:val="22"/>
          <w:lang w:val="en-US"/>
        </w:rPr>
        <w:fldChar w:fldCharType="begin"/>
      </w:r>
      <w:r w:rsidR="001122EA">
        <w:rPr>
          <w:rFonts w:ascii="Times New Roman" w:eastAsiaTheme="minorHAnsi" w:hAnsi="Times New Roman"/>
          <w:szCs w:val="22"/>
          <w:lang w:val="en-US"/>
        </w:rPr>
        <w:instrText xml:space="preserve"> ADDIN ZOTERO_ITEM CSL_CITATION {"citationID":"5tbEB4Xx","properties":{"formattedCitation":"(Huber, 1973)","plainCitation":"(Huber, 1973)","noteIndex":0},"citationItems":[{"id":127106,"uris":["http://zotero.org/users/14812719/items/7CJ2W946"],"itemData":{"id":127106,"type":"article-journal","abstract":"Maximum likelihood type robust estimates of regression are defined and their asymptotic properties are investigated both theoretically and empirically. Perhaps the most important new feature is that the number p of parameters is allowed to increase with the number n of observations. The initial terms of a formal power series expansion (essentially in powers of p/n) show an excellent agreement with Monte Carlo results, in most cases down to 4 observations per parameter.","container-title":"The Annals of Statistics","ISSN":"0090-5364","issue":"5","note":"publisher: Institute of Mathematical Statistics","page":"799-821","source":"JSTOR","title":"Robust Regression: Asymptotics, Conjectures and Monte Carlo","title-short":"Robust Regression","volume":"1","author":[{"family":"Huber","given":"Peter J."}],"issued":{"date-parts":[["1973"]]}}}],"schema":"https://github.com/citation-style-language/schema/raw/master/csl-citation.json"} </w:instrText>
      </w:r>
      <w:r w:rsidR="00A868FC">
        <w:rPr>
          <w:rFonts w:ascii="Times New Roman" w:eastAsiaTheme="minorHAnsi" w:hAnsi="Times New Roman"/>
          <w:szCs w:val="22"/>
          <w:lang w:val="en-US"/>
        </w:rPr>
        <w:fldChar w:fldCharType="separate"/>
      </w:r>
      <w:r w:rsidR="001122EA" w:rsidRPr="001122EA">
        <w:rPr>
          <w:rFonts w:ascii="Times New Roman" w:eastAsiaTheme="minorHAnsi" w:hAnsi="Times New Roman"/>
          <w:lang w:val="en-GB"/>
        </w:rPr>
        <w:t>(Huber, 1973)</w:t>
      </w:r>
      <w:r w:rsidR="00A868FC">
        <w:rPr>
          <w:rFonts w:ascii="Times New Roman" w:eastAsiaTheme="minorHAnsi" w:hAnsi="Times New Roman"/>
          <w:szCs w:val="22"/>
          <w:lang w:val="en-US"/>
        </w:rPr>
        <w:fldChar w:fldCharType="end"/>
      </w:r>
      <w:r w:rsidR="00701904">
        <w:rPr>
          <w:rFonts w:ascii="Times New Roman" w:eastAsiaTheme="minorHAnsi" w:hAnsi="Times New Roman"/>
          <w:szCs w:val="22"/>
          <w:lang w:val="en-US"/>
        </w:rPr>
        <w:t xml:space="preserve"> </w:t>
      </w:r>
      <w:r w:rsidR="00706641">
        <w:rPr>
          <w:rFonts w:ascii="Times New Roman" w:eastAsiaTheme="minorHAnsi" w:hAnsi="Times New Roman"/>
          <w:szCs w:val="22"/>
          <w:lang w:val="en-US"/>
        </w:rPr>
        <w:t>to</w:t>
      </w:r>
      <w:r w:rsidR="00E47C1A">
        <w:rPr>
          <w:rFonts w:ascii="Times New Roman" w:eastAsiaTheme="minorHAnsi" w:hAnsi="Times New Roman"/>
          <w:szCs w:val="22"/>
          <w:lang w:val="en-US"/>
        </w:rPr>
        <w:t xml:space="preserve"> reduce potential </w:t>
      </w:r>
      <w:r w:rsidR="00E00E7C">
        <w:rPr>
          <w:rFonts w:ascii="Times New Roman" w:eastAsiaTheme="minorHAnsi" w:hAnsi="Times New Roman"/>
          <w:szCs w:val="22"/>
          <w:lang w:val="en-US"/>
        </w:rPr>
        <w:t>influences of outlying observations</w:t>
      </w:r>
      <w:r w:rsidR="00485245">
        <w:rPr>
          <w:rFonts w:ascii="Times New Roman" w:eastAsiaTheme="minorHAnsi" w:hAnsi="Times New Roman"/>
          <w:szCs w:val="22"/>
          <w:lang w:val="en-US"/>
        </w:rPr>
        <w:t xml:space="preserve"> </w:t>
      </w:r>
      <w:r w:rsidR="00E00E7C">
        <w:rPr>
          <w:rFonts w:ascii="Times New Roman" w:eastAsiaTheme="minorHAnsi" w:hAnsi="Times New Roman"/>
          <w:szCs w:val="22"/>
          <w:lang w:val="en-US"/>
        </w:rPr>
        <w:t>on estimation results</w:t>
      </w:r>
      <w:r w:rsidR="00485245">
        <w:rPr>
          <w:rFonts w:ascii="Times New Roman" w:eastAsiaTheme="minorHAnsi" w:hAnsi="Times New Roman"/>
          <w:szCs w:val="22"/>
          <w:lang w:val="en-US"/>
        </w:rPr>
        <w:t xml:space="preserve"> </w:t>
      </w:r>
      <w:r w:rsidR="00485245">
        <w:rPr>
          <w:rFonts w:ascii="Times New Roman" w:eastAsiaTheme="minorHAnsi" w:hAnsi="Times New Roman"/>
          <w:szCs w:val="22"/>
          <w:lang w:val="en-US"/>
        </w:rPr>
        <w:fldChar w:fldCharType="begin"/>
      </w:r>
      <w:r w:rsidR="00485245">
        <w:rPr>
          <w:rFonts w:ascii="Times New Roman" w:eastAsiaTheme="minorHAnsi" w:hAnsi="Times New Roman"/>
          <w:szCs w:val="22"/>
          <w:lang w:val="en-US"/>
        </w:rPr>
        <w:instrText xml:space="preserve"> ADDIN ZOTERO_ITEM CSL_CITATION {"citationID":"m7BPan38","properties":{"formattedCitation":"(Finger, 2013)","plainCitation":"(Finger, 2013)","noteIndex":0},"citationItems":[{"id":127103,"uris":["http://zotero.org/users/14812719/items/TKP9HD7V"],"itemData":{"id":127103,"type":"article-journal","abstract":"We investigate the performance of the ordinary least squares (OLS)-, M-, MM-, and the Theil–Sen (TS)-estimator for crop yield data analysis in crop insurance applications using Monte Carlo simulations. More specifically, the performance is assessed with respect to trend estimation, prediction of future yield levels, and the estimation of expected indemnity payments. In agreement with earlier findings, other estimators are found to be superior to OLS in simple regression problems if yield distributions are outlier contaminated and heteroscedastic. While this conclusion is also valid for subsequent applications such as yield prediction and the estimation of expected indemnity payments, the difference between the considered estimators becomes less distinct. For these applications, we find particularly the M-estimator to be a good compromise between high-breakdown (very robust) estimators and the very efficient OLS-estimator. Because no regression technique dominates all others in all applications and scenarios for error term distributions, our results underline that the choice of the estimation technique should be dependent on the purpose of the crop yield data analysis. However, alternative estimators such as M-, MM-, and TS-estimator can reduce (and bound) the risk of unreliable or inefficient crop yield data analysis in crop insurance applications.","container-title":"Agricultural Economics","DOI":"10.1111/agec.12005","ISSN":"1574-0862","issue":"2","language":"en","note":"_eprint: https://onlinelibrary.wiley.com/doi/pdf/10.1111/agec.12005","page":"217-230","source":"Wiley Online Library","title":"Investigating the performance of different estimation techniques for crop yield data analysis in crop insurance applications","volume":"44","author":[{"family":"Finger","given":"Robert"}],"issued":{"date-parts":[["2013"]]}}}],"schema":"https://github.com/citation-style-language/schema/raw/master/csl-citation.json"} </w:instrText>
      </w:r>
      <w:r w:rsidR="00485245">
        <w:rPr>
          <w:rFonts w:ascii="Times New Roman" w:eastAsiaTheme="minorHAnsi" w:hAnsi="Times New Roman"/>
          <w:szCs w:val="22"/>
          <w:lang w:val="en-US"/>
        </w:rPr>
        <w:fldChar w:fldCharType="separate"/>
      </w:r>
      <w:r w:rsidR="00485245" w:rsidRPr="00485245">
        <w:rPr>
          <w:rFonts w:ascii="Times New Roman" w:eastAsiaTheme="minorHAnsi" w:hAnsi="Times New Roman"/>
        </w:rPr>
        <w:t>(Finger, 2013)</w:t>
      </w:r>
      <w:r w:rsidR="00485245">
        <w:rPr>
          <w:rFonts w:ascii="Times New Roman" w:eastAsiaTheme="minorHAnsi" w:hAnsi="Times New Roman"/>
          <w:szCs w:val="22"/>
          <w:lang w:val="en-US"/>
        </w:rPr>
        <w:fldChar w:fldCharType="end"/>
      </w:r>
      <w:r w:rsidR="00E00E7C">
        <w:rPr>
          <w:rFonts w:ascii="Times New Roman" w:eastAsiaTheme="minorHAnsi" w:hAnsi="Times New Roman"/>
          <w:szCs w:val="22"/>
          <w:lang w:val="en-US"/>
        </w:rPr>
        <w:t>.</w:t>
      </w:r>
    </w:p>
    <w:p w14:paraId="3F0AD7B9" w14:textId="36DF7AB9" w:rsidR="00FD2728" w:rsidRDefault="00E10E5F" w:rsidP="001F6B18">
      <w:pPr>
        <w:pStyle w:val="Heading2"/>
        <w:rPr>
          <w:lang w:val="en-US"/>
        </w:rPr>
      </w:pPr>
      <w:r>
        <w:rPr>
          <w:lang w:val="en-US"/>
        </w:rPr>
        <w:t>N</w:t>
      </w:r>
      <w:r w:rsidR="001F6B18">
        <w:rPr>
          <w:lang w:val="en-US"/>
        </w:rPr>
        <w:t>itrogen</w:t>
      </w:r>
      <w:r>
        <w:rPr>
          <w:lang w:val="en-US"/>
        </w:rPr>
        <w:t xml:space="preserve"> prices – Yield prices relationship </w:t>
      </w:r>
    </w:p>
    <w:p w14:paraId="45CFA12F" w14:textId="0ACC1F6A" w:rsidR="00C44D82" w:rsidRDefault="00582DE5" w:rsidP="0080423C">
      <w:pPr>
        <w:spacing w:line="360" w:lineRule="auto"/>
        <w:jc w:val="both"/>
        <w:rPr>
          <w:lang w:val="en-US"/>
        </w:rPr>
      </w:pPr>
      <w:r>
        <w:rPr>
          <w:lang w:val="en-US"/>
        </w:rPr>
        <w:t xml:space="preserve">To </w:t>
      </w:r>
      <w:r w:rsidR="00C44D82">
        <w:rPr>
          <w:lang w:val="en-US"/>
        </w:rPr>
        <w:t xml:space="preserve">estimate the </w:t>
      </w:r>
      <w:r w:rsidR="00AB2ABE">
        <w:rPr>
          <w:lang w:val="en-US"/>
        </w:rPr>
        <w:t xml:space="preserve">joint </w:t>
      </w:r>
      <w:r w:rsidR="0084695B">
        <w:rPr>
          <w:lang w:val="en-US"/>
        </w:rPr>
        <w:t xml:space="preserve">dynamic price processes </w:t>
      </w:r>
      <w:r w:rsidR="007D619C">
        <w:rPr>
          <w:lang w:val="en-US"/>
        </w:rPr>
        <w:t xml:space="preserve">of nitrogen </w:t>
      </w:r>
      <m:oMath>
        <m:r>
          <w:rPr>
            <w:rFonts w:ascii="Cambria Math" w:hAnsi="Cambria Math"/>
            <w:lang w:val="en-US"/>
          </w:rPr>
          <m:t>(s)</m:t>
        </m:r>
      </m:oMath>
      <w:r w:rsidR="00FE0E4C">
        <w:rPr>
          <w:lang w:val="en-US"/>
        </w:rPr>
        <w:t xml:space="preserve"> and </w:t>
      </w:r>
      <w:r w:rsidR="00526EF3">
        <w:rPr>
          <w:lang w:val="en-US"/>
        </w:rPr>
        <w:t xml:space="preserve">wheat </w:t>
      </w:r>
      <m:oMath>
        <m:r>
          <w:rPr>
            <w:rFonts w:ascii="Cambria Math" w:hAnsi="Cambria Math"/>
            <w:lang w:val="en-US"/>
          </w:rPr>
          <m:t>(p)</m:t>
        </m:r>
      </m:oMath>
      <w:r w:rsidR="00FE0E4C">
        <w:rPr>
          <w:lang w:val="en-US"/>
        </w:rPr>
        <w:t xml:space="preserve">, </w:t>
      </w:r>
      <w:r w:rsidR="007345C5">
        <w:rPr>
          <w:lang w:val="en-US"/>
        </w:rPr>
        <w:t>we use</w:t>
      </w:r>
      <w:r w:rsidR="00526EF3">
        <w:rPr>
          <w:lang w:val="en-US"/>
        </w:rPr>
        <w:t xml:space="preserve"> a quantile vector autoregression (QVAR) </w:t>
      </w:r>
      <w:r w:rsidR="00FC08CA">
        <w:rPr>
          <w:lang w:val="en-US"/>
        </w:rPr>
        <w:t>and a copula approach</w:t>
      </w:r>
      <w:r w:rsidR="0062010E">
        <w:rPr>
          <w:lang w:val="en-US"/>
        </w:rPr>
        <w:t xml:space="preserve"> </w:t>
      </w:r>
      <w:r>
        <w:rPr>
          <w:lang w:val="en-US"/>
        </w:rPr>
        <w:fldChar w:fldCharType="begin"/>
      </w:r>
      <w:r w:rsidR="001122EA">
        <w:rPr>
          <w:lang w:val="en-US"/>
        </w:rPr>
        <w:instrText xml:space="preserve"> ADDIN ZOTERO_ITEM CSL_CITATION {"citationID":"uoEau67G","properties":{"formattedCitation":"(Li &amp; Chavas, 2023)","plainCitation":"(Li &amp; Chavas, 2023)","noteIndex":0},"citationItems":[{"id":127075,"uris":["http://zotero.org/users/14812719/items/3MD45Y3Q"],"itemData":{"id":127075,"type":"article-journal","abstract":"This paper investigates the role of futures markets and their dynamic effects on the stability of commodity prices. The analysis is based on combining two econometric approaches: a quantile vector autoregression (QVAR) model of the marginal distributions of futures and spot prices, and a copula of their joint distribution. Applied to the US soybean and corn markets over the period of 1980–2019, the econometric investigation finds evidence of nonlinear price dynamics that depend on the maturity of the futures contract and documents how marginal price distributions and associated moments evolve over time. Based on the estimates of the QVAR model, we provide evidence of local instability in the upper tail of the price distributions. We find that the futures market helps stabilize the market under nearby futures contract maturity. We document the presence of nonlinear cointegration relationships between futures and spot price. Relying on a copula, we find a positive contemporaneous codependence between futures price and spot price across all quantiles, codependence that varies with the futures contract maturity. We also present evidence of a time-varying basis that affects the convergence properties of the futures and spot price. Our findings shed new light on the joint determination of futures and spot price in commodity markets.","container-title":"American Journal of Agricultural Economics","DOI":"10.1111/ajae.12309","ISSN":"1467-8276","issue":"1","language":"en","note":"_eprint: https://onlinelibrary.wiley.com/doi/pdf/10.1111/ajae.12309","page":"122-143","source":"Wiley Online Library","title":"A dynamic analysis of the distribution of commodity futures and spot prices","volume":"105","author":[{"family":"Li","given":"Jian"},{"family":"Chavas","given":"Jean Paul"}],"issued":{"date-parts":[["2023"]]}}}],"schema":"https://github.com/citation-style-language/schema/raw/master/csl-citation.json"} </w:instrText>
      </w:r>
      <w:r>
        <w:rPr>
          <w:lang w:val="en-US"/>
        </w:rPr>
        <w:fldChar w:fldCharType="separate"/>
      </w:r>
      <w:r w:rsidRPr="00582DE5">
        <w:rPr>
          <w:lang w:val="en-GB"/>
        </w:rPr>
        <w:t>(Li &amp; Chavas, 2023)</w:t>
      </w:r>
      <w:r>
        <w:rPr>
          <w:lang w:val="en-US"/>
        </w:rPr>
        <w:fldChar w:fldCharType="end"/>
      </w:r>
      <w:r w:rsidR="00FC08CA">
        <w:rPr>
          <w:lang w:val="en-US"/>
        </w:rPr>
        <w:t>.</w:t>
      </w:r>
      <w:r w:rsidR="003B347A">
        <w:rPr>
          <w:lang w:val="en-US"/>
        </w:rPr>
        <w:t xml:space="preserve"> </w:t>
      </w:r>
      <w:r w:rsidR="006A30E4">
        <w:rPr>
          <w:lang w:val="en-US"/>
        </w:rPr>
        <w:t>Stochastic p</w:t>
      </w:r>
      <w:r w:rsidR="00044661">
        <w:rPr>
          <w:lang w:val="en-US"/>
        </w:rPr>
        <w:t>rice</w:t>
      </w:r>
      <w:r w:rsidR="003B347A">
        <w:rPr>
          <w:lang w:val="en-US"/>
        </w:rPr>
        <w:t xml:space="preserve"> </w:t>
      </w:r>
      <w:r w:rsidR="00177945">
        <w:rPr>
          <w:lang w:val="en-US"/>
        </w:rPr>
        <w:t>dynamics are</w:t>
      </w:r>
      <w:r w:rsidR="00044661">
        <w:rPr>
          <w:lang w:val="en-US"/>
        </w:rPr>
        <w:t xml:space="preserve"> </w:t>
      </w:r>
      <w:r w:rsidR="006A30E4">
        <w:rPr>
          <w:lang w:val="en-US"/>
        </w:rPr>
        <w:t>represented by a</w:t>
      </w:r>
      <w:r w:rsidR="008E0CB2">
        <w:rPr>
          <w:lang w:val="en-US"/>
        </w:rPr>
        <w:t xml:space="preserve"> general autoregressive process of the form</w:t>
      </w:r>
      <w:r w:rsidR="00177945">
        <w:rPr>
          <w:lang w:val="en-US"/>
        </w:rPr>
        <w:t>:</w:t>
      </w:r>
    </w:p>
    <w:p w14:paraId="09EAD78A" w14:textId="36969385" w:rsidR="00177945" w:rsidRPr="00405245" w:rsidRDefault="0000000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e>
                    </m:m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e>
                    </m:mr>
                  </m:m>
                </m:e>
              </m:d>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78FDB8D1" w14:textId="1DF8F43B" w:rsidR="00405245" w:rsidRDefault="005A66AF" w:rsidP="0080423C">
      <w:pPr>
        <w:spacing w:line="360" w:lineRule="auto"/>
        <w:jc w:val="both"/>
        <w:rPr>
          <w:lang w:val="en-GB"/>
        </w:rPr>
      </w:pPr>
      <w:r w:rsidRPr="005A66AF">
        <w:rPr>
          <w:lang w:val="en-GB"/>
        </w:rPr>
        <w:t xml:space="preserve">where the </w:t>
      </w:r>
      <w:r>
        <w:rPr>
          <w:lang w:val="en-GB"/>
        </w:rPr>
        <w:t xml:space="preserve">distribution </w:t>
      </w:r>
      <w:r w:rsidRPr="005A66AF">
        <w:rPr>
          <w:lang w:val="en-GB"/>
        </w:rPr>
        <w:t xml:space="preserve">functions </w:t>
      </w:r>
      <w:r w:rsidRPr="005A66AF">
        <w:rPr>
          <w:rFonts w:ascii="Cambria Math" w:hAnsi="Cambria Math" w:cs="Cambria Math"/>
          <w:lang w:val="en-GB"/>
        </w:rPr>
        <w:t>𝑔</w:t>
      </w:r>
      <w:r w:rsidRPr="005A66AF">
        <w:rPr>
          <w:lang w:val="en-GB"/>
        </w:rPr>
        <w:t>(</w:t>
      </w:r>
      <w:r w:rsidRPr="005A66AF">
        <w:rPr>
          <w:rFonts w:ascii="Cambria Math" w:hAnsi="Cambria Math" w:cs="Cambria Math"/>
          <w:lang w:val="en-GB"/>
        </w:rPr>
        <w:t>⋅</w:t>
      </w:r>
      <w:r w:rsidRPr="005A66AF">
        <w:rPr>
          <w:lang w:val="en-GB"/>
        </w:rPr>
        <w:t>) explain the contemporaneous prices through their lags</w:t>
      </w:r>
      <w:r w:rsidR="007B4AA8">
        <w:rPr>
          <w:lang w:val="en-GB"/>
        </w:rPr>
        <w:t>.</w:t>
      </w:r>
      <w:r w:rsidR="00EF3FB8">
        <w:rPr>
          <w:rStyle w:val="FootnoteReference"/>
          <w:lang w:val="en-GB"/>
        </w:rPr>
        <w:footnoteReference w:id="7"/>
      </w:r>
      <w:r w:rsidRPr="005A66AF">
        <w:rPr>
          <w:lang w:val="en-GB"/>
        </w:rPr>
        <w:t xml:space="preserve"> </w:t>
      </w:r>
      <w:r w:rsidR="00FC72AE">
        <w:rPr>
          <w:lang w:val="en-GB"/>
        </w:rPr>
        <w:t>We are inter</w:t>
      </w:r>
      <w:r w:rsidR="00CF0396">
        <w:rPr>
          <w:lang w:val="en-GB"/>
        </w:rPr>
        <w:t>ested in t</w:t>
      </w:r>
      <w:r w:rsidR="00044661" w:rsidRPr="00044661">
        <w:rPr>
          <w:lang w:val="en-GB"/>
        </w:rPr>
        <w:t xml:space="preserve">he joint distribution function described </w:t>
      </w:r>
      <w:r w:rsidR="001952EB">
        <w:rPr>
          <w:lang w:val="en-GB"/>
        </w:rPr>
        <w:t>as:</w:t>
      </w:r>
    </w:p>
    <w:p w14:paraId="69F3B615" w14:textId="00F14DBE" w:rsidR="00EC722E" w:rsidRPr="003F7343" w:rsidRDefault="00000000" w:rsidP="0080423C">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r>
                <m:rPr>
                  <m:sty m:val="bi"/>
                </m:rPr>
                <w:rPr>
                  <w:rFonts w:ascii="Cambria Math" w:hAnsi="Cambria Math"/>
                  <w:lang w:val="en-GB"/>
                </w:rPr>
                <m:t>g</m:t>
              </m:r>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r>
                <m:rPr>
                  <m:sty m:val="bi"/>
                </m:rPr>
                <w:rPr>
                  <w:rFonts w:ascii="Cambria Math" w:hAnsi="Cambria Math"/>
                  <w:lang w:val="en-GB"/>
                </w:rPr>
                <m:t>p</m:t>
              </m:r>
              <m:r>
                <w:rPr>
                  <w:rFonts w:ascii="Cambria Math" w:hAnsi="Cambria Math"/>
                  <w:lang w:val="en-GB"/>
                </w:rPr>
                <m:t>]#</m:t>
              </m:r>
              <m:d>
                <m:dPr>
                  <m:ctrlPr>
                    <w:rPr>
                      <w:rFonts w:ascii="Cambria Math" w:hAnsi="Cambria Math"/>
                      <w:i/>
                      <w:lang w:val="en-US"/>
                    </w:rPr>
                  </m:ctrlPr>
                </m:dPr>
                <m:e>
                  <m:r>
                    <w:rPr>
                      <w:rFonts w:ascii="Cambria Math" w:hAnsi="Cambria Math"/>
                      <w:lang w:val="en-US"/>
                    </w:rPr>
                    <m:t>20</m:t>
                  </m:r>
                </m:e>
              </m:d>
            </m:e>
          </m:eqArr>
        </m:oMath>
      </m:oMathPara>
    </w:p>
    <w:p w14:paraId="5CB33FE8" w14:textId="5A97FB73" w:rsidR="003F7343" w:rsidRDefault="00FF186E" w:rsidP="0080423C">
      <w:pPr>
        <w:spacing w:line="360" w:lineRule="auto"/>
        <w:jc w:val="both"/>
        <w:rPr>
          <w:lang w:val="en-US"/>
        </w:rPr>
      </w:pPr>
      <w:r>
        <w:rPr>
          <w:lang w:val="en-GB"/>
        </w:rPr>
        <w:t>w</w:t>
      </w:r>
      <w:r w:rsidR="00AE5E69">
        <w:rPr>
          <w:lang w:val="en-GB"/>
        </w:rPr>
        <w:t xml:space="preserve">here </w:t>
      </w:r>
      <m:oMath>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r>
          <w:rPr>
            <w:rFonts w:ascii="Cambria Math" w:hAnsi="Cambria Math"/>
            <w:lang w:val="en-US"/>
          </w:rPr>
          <m:t>)</m:t>
        </m:r>
      </m:oMath>
      <w:r w:rsidR="008D1BA8">
        <w:rPr>
          <w:lang w:val="en-US"/>
        </w:rPr>
        <w:t xml:space="preserve"> includes lagged realizations of all prices.</w:t>
      </w:r>
      <w:r w:rsidR="002A1622">
        <w:rPr>
          <w:lang w:val="en-US"/>
        </w:rPr>
        <w:t xml:space="preserve"> To e</w:t>
      </w:r>
      <w:r w:rsidR="006E0371">
        <w:rPr>
          <w:lang w:val="en-US"/>
        </w:rPr>
        <w:t xml:space="preserve">stimate </w:t>
      </w:r>
      <w:r w:rsidR="00D16D71">
        <w:rPr>
          <w:lang w:val="en-US"/>
        </w:rPr>
        <w:t xml:space="preserve">the joint distribution </w:t>
      </w:r>
      <m:oMath>
        <m:r>
          <w:rPr>
            <w:rFonts w:ascii="Cambria Math" w:hAnsi="Cambria Math"/>
            <w:lang w:val="en-US"/>
          </w:rPr>
          <m:t>F</m:t>
        </m:r>
      </m:oMath>
      <w:r w:rsidR="00A44882">
        <w:rPr>
          <w:lang w:val="en-US"/>
        </w:rPr>
        <w:t>, we first derive the marginal distribution functions</w:t>
      </w:r>
      <w:r w:rsidR="00F73675">
        <w:rPr>
          <w:lang w:val="en-US"/>
        </w:rPr>
        <w:t xml:space="preserve"> using a QVAR model</w:t>
      </w:r>
      <w:r w:rsidR="00780C14">
        <w:rPr>
          <w:lang w:val="en-US"/>
        </w:rPr>
        <w:t>:</w:t>
      </w:r>
    </w:p>
    <w:p w14:paraId="4E524C28" w14:textId="6E55755E" w:rsidR="00120039" w:rsidRPr="003F7343" w:rsidRDefault="00000000" w:rsidP="00120039">
      <w:pPr>
        <w:spacing w:line="360" w:lineRule="auto"/>
        <w:jc w:val="both"/>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s</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m:rPr>
                      <m:sty m:val="bi"/>
                    </m:rPr>
                    <w:rPr>
                      <w:rFonts w:ascii="Cambria Math" w:hAnsi="Cambria Math"/>
                      <w:lang w:val="en-GB"/>
                    </w:rPr>
                    <m:t>s</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m:t>
                  </m:r>
                </m:sub>
              </m:sSub>
              <m:r>
                <w:rPr>
                  <w:rFonts w:ascii="Cambria Math" w:hAnsi="Cambria Math"/>
                  <w:lang w:val="en-GB"/>
                </w:rPr>
                <m:t>]#</m:t>
              </m:r>
              <m:d>
                <m:dPr>
                  <m:ctrlPr>
                    <w:rPr>
                      <w:rFonts w:ascii="Cambria Math" w:hAnsi="Cambria Math"/>
                      <w:i/>
                      <w:lang w:val="en-US"/>
                    </w:rPr>
                  </m:ctrlPr>
                </m:dPr>
                <m:e>
                  <m:r>
                    <w:rPr>
                      <w:rFonts w:ascii="Cambria Math" w:hAnsi="Cambria Math"/>
                      <w:lang w:val="en-US"/>
                    </w:rPr>
                    <m:t>21a</m:t>
                  </m:r>
                </m:e>
              </m:d>
            </m:e>
          </m:eqArr>
        </m:oMath>
      </m:oMathPara>
    </w:p>
    <w:p w14:paraId="3BF37F58" w14:textId="78091EFB" w:rsidR="009A3221" w:rsidRPr="00FD147C" w:rsidRDefault="0000000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p</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p</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p</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21</m:t>
                  </m:r>
                  <m:r>
                    <m:rPr>
                      <m:sty m:val="p"/>
                    </m:rPr>
                    <w:rPr>
                      <w:rFonts w:ascii="Cambria Math" w:hAnsi="Cambria Math"/>
                      <w:lang w:val="en-US"/>
                    </w:rPr>
                    <m:t>b</m:t>
                  </m:r>
                </m:e>
              </m:d>
            </m:e>
          </m:eqArr>
        </m:oMath>
      </m:oMathPara>
    </w:p>
    <w:p w14:paraId="4FB06941" w14:textId="7C6D9093" w:rsidR="00FD147C" w:rsidRDefault="00163B36" w:rsidP="0080423C">
      <w:pPr>
        <w:spacing w:line="360" w:lineRule="auto"/>
        <w:jc w:val="both"/>
        <w:rPr>
          <w:lang w:val="en-US"/>
        </w:rPr>
      </w:pPr>
      <w:r>
        <w:rPr>
          <w:lang w:val="en-US"/>
        </w:rPr>
        <w:t xml:space="preserve">We then </w:t>
      </w:r>
      <w:r w:rsidR="001519A3">
        <w:rPr>
          <w:lang w:val="en-US"/>
        </w:rPr>
        <w:t>rely on Sklar</w:t>
      </w:r>
      <w:r w:rsidR="00A44C36">
        <w:rPr>
          <w:lang w:val="en-US"/>
        </w:rPr>
        <w:t xml:space="preserve">’s theorem </w:t>
      </w:r>
      <w:r w:rsidR="00800918">
        <w:rPr>
          <w:lang w:val="en-US"/>
        </w:rPr>
        <w:fldChar w:fldCharType="begin"/>
      </w:r>
      <w:r w:rsidR="00800918">
        <w:rPr>
          <w:lang w:val="en-US"/>
        </w:rPr>
        <w:instrText xml:space="preserve"> ADDIN ZOTERO_ITEM CSL_CITATION {"citationID":"1dl9p478","properties":{"formattedCitation":"(Sklar, 1959)","plainCitation":"(Sklar, 1959)","noteIndex":0},"citationItems":[{"id":127078,"uris":["http://zotero.org/users/14812719/items/BQSGYBJU"],"itemData":{"id":127078,"type":"book","publisher":"Université Paris 8","title":"Fonctions de Répartition À N Dimensions Et Leurs Marges","URL":"https://books.google.nl/books?id=nreSmAEACAAJ","author":[{"family":"Sklar","given":"M."}],"issued":{"date-parts":[["1959"]]}}}],"schema":"https://github.com/citation-style-language/schema/raw/master/csl-citation.json"} </w:instrText>
      </w:r>
      <w:r w:rsidR="00800918">
        <w:rPr>
          <w:lang w:val="en-US"/>
        </w:rPr>
        <w:fldChar w:fldCharType="separate"/>
      </w:r>
      <w:r w:rsidR="00800918" w:rsidRPr="00800918">
        <w:rPr>
          <w:lang w:val="en-GB"/>
        </w:rPr>
        <w:t>(Sklar, 1959)</w:t>
      </w:r>
      <w:r w:rsidR="00800918">
        <w:rPr>
          <w:lang w:val="en-US"/>
        </w:rPr>
        <w:fldChar w:fldCharType="end"/>
      </w:r>
      <w:r w:rsidR="00A22DDB">
        <w:rPr>
          <w:lang w:val="en-US"/>
        </w:rPr>
        <w:t xml:space="preserve">, </w:t>
      </w:r>
      <w:r w:rsidR="006314B2">
        <w:rPr>
          <w:lang w:val="en-US"/>
        </w:rPr>
        <w:t>and</w:t>
      </w:r>
      <w:r w:rsidR="00D46230">
        <w:rPr>
          <w:lang w:val="en-US"/>
        </w:rPr>
        <w:t xml:space="preserve"> us</w:t>
      </w:r>
      <w:r w:rsidR="006314B2">
        <w:rPr>
          <w:lang w:val="en-US"/>
        </w:rPr>
        <w:t>e</w:t>
      </w:r>
      <w:r w:rsidR="00D46230">
        <w:rPr>
          <w:lang w:val="en-US"/>
        </w:rPr>
        <w:t xml:space="preserve"> a </w:t>
      </w:r>
      <w:r w:rsidR="00F27B2E">
        <w:rPr>
          <w:lang w:val="en-US"/>
        </w:rPr>
        <w:t xml:space="preserve">copula </w:t>
      </w:r>
      <m:oMath>
        <m:r>
          <w:rPr>
            <w:rFonts w:ascii="Cambria Math" w:hAnsi="Cambria Math"/>
            <w:lang w:val="en-US"/>
          </w:rPr>
          <m:t>C</m:t>
        </m:r>
      </m:oMath>
      <w:r w:rsidR="00F27B2E">
        <w:rPr>
          <w:lang w:val="en-US"/>
        </w:rPr>
        <w:t xml:space="preserve"> </w:t>
      </w:r>
      <w:r w:rsidR="00C35D31">
        <w:rPr>
          <w:lang w:val="en-US"/>
        </w:rPr>
        <w:fldChar w:fldCharType="begin"/>
      </w:r>
      <w:r w:rsidR="00C35D31">
        <w:rPr>
          <w:lang w:val="en-US"/>
        </w:rPr>
        <w:instrText xml:space="preserve"> ADDIN ZOTERO_ITEM CSL_CITATION {"citationID":"bWmKFvvO","properties":{"formattedCitation":"(Nelsen, 2006)","plainCitation":"(Nelsen, 2006)","noteIndex":0},"citationItems":[{"id":127079,"uris":["http://zotero.org/users/14812719/items/VTWEBCT2"],"itemData":{"id":127079,"type":"book","collection-title":"Springer Series in Statistics","event-place":"New York, NY","ISBN":"978-0-387-28659-4","language":"en","license":"http://www.springer.com/tdm","note":"DOI: 10.1007/0-387-28678-0","publisher":"Springer","publisher-place":"New York, NY","source":"DOI.org (Crossref)","title":"An Introduction to Copulas","URL":"http://link.springer.com/10.1007/0-387-28678-0","author":[{"family":"Nelsen","given":""}],"accessed":{"date-parts":[["2025",8,21]]},"issued":{"date-parts":[["2006"]]}}}],"schema":"https://github.com/citation-style-language/schema/raw/master/csl-citation.json"} </w:instrText>
      </w:r>
      <w:r w:rsidR="00C35D31">
        <w:rPr>
          <w:lang w:val="en-US"/>
        </w:rPr>
        <w:fldChar w:fldCharType="separate"/>
      </w:r>
      <w:r w:rsidR="00C35D31" w:rsidRPr="00C35D31">
        <w:rPr>
          <w:lang w:val="en-GB"/>
        </w:rPr>
        <w:t>(Nelsen, 2006)</w:t>
      </w:r>
      <w:r w:rsidR="00C35D31">
        <w:rPr>
          <w:lang w:val="en-US"/>
        </w:rPr>
        <w:fldChar w:fldCharType="end"/>
      </w:r>
      <w:r w:rsidR="00C35D31">
        <w:rPr>
          <w:lang w:val="en-US"/>
        </w:rPr>
        <w:t xml:space="preserve"> </w:t>
      </w:r>
      <w:r w:rsidR="000F0B3D">
        <w:rPr>
          <w:lang w:val="en-US"/>
        </w:rPr>
        <w:t>to estimate</w:t>
      </w:r>
      <w:r w:rsidR="00D14A42">
        <w:rPr>
          <w:lang w:val="en-US"/>
        </w:rPr>
        <w:t xml:space="preserve"> the following relationship:</w:t>
      </w:r>
    </w:p>
    <w:p w14:paraId="2AD982B1" w14:textId="5A0D364D" w:rsidR="005F5EF5" w:rsidRPr="006157D3" w:rsidRDefault="00000000" w:rsidP="004E1A37">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=C</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s</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p</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p</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e>
              </m:d>
              <m:r>
                <w:rPr>
                  <w:rFonts w:ascii="Cambria Math" w:hAnsi="Cambria Math"/>
                  <w:lang w:val="en-GB"/>
                </w:rPr>
                <m:t>#</m:t>
              </m:r>
              <m:d>
                <m:dPr>
                  <m:ctrlPr>
                    <w:rPr>
                      <w:rFonts w:ascii="Cambria Math" w:hAnsi="Cambria Math"/>
                      <w:i/>
                      <w:lang w:val="en-GB"/>
                    </w:rPr>
                  </m:ctrlPr>
                </m:dPr>
                <m:e>
                  <m:r>
                    <w:rPr>
                      <w:rFonts w:ascii="Cambria Math" w:hAnsi="Cambria Math"/>
                      <w:lang w:val="en-GB"/>
                    </w:rPr>
                    <m:t>22</m:t>
                  </m:r>
                </m:e>
              </m:d>
            </m:e>
          </m:eqArr>
        </m:oMath>
      </m:oMathPara>
    </w:p>
    <w:p w14:paraId="4EF2A602" w14:textId="77777777" w:rsidR="001E3192" w:rsidRDefault="001E3192" w:rsidP="001E3192">
      <w:pPr>
        <w:pStyle w:val="Heading2"/>
        <w:rPr>
          <w:lang w:val="en-US"/>
        </w:rPr>
      </w:pPr>
      <w:r>
        <w:rPr>
          <w:lang w:val="en-US"/>
        </w:rPr>
        <w:t>Adjusted c</w:t>
      </w:r>
      <w:r w:rsidRPr="00FF28A2">
        <w:rPr>
          <w:lang w:val="en-US"/>
        </w:rPr>
        <w:t>ontract pricing</w:t>
      </w:r>
      <w:r>
        <w:rPr>
          <w:lang w:val="en-US"/>
        </w:rPr>
        <w:t xml:space="preserve"> </w:t>
      </w:r>
    </w:p>
    <w:p w14:paraId="61CF7B0C" w14:textId="54015CAC" w:rsidR="00EC7DC2" w:rsidRDefault="00E565E8" w:rsidP="001E3192">
      <w:pPr>
        <w:spacing w:line="360" w:lineRule="auto"/>
        <w:jc w:val="both"/>
        <w:rPr>
          <w:lang w:val="en-GB"/>
        </w:rPr>
      </w:pPr>
      <w:r>
        <w:rPr>
          <w:lang w:val="en-GB"/>
        </w:rPr>
        <w:t xml:space="preserve">We </w:t>
      </w:r>
      <w:r w:rsidR="00583A6F">
        <w:rPr>
          <w:lang w:val="en-GB"/>
        </w:rPr>
        <w:t>derive</w:t>
      </w:r>
      <w:r w:rsidR="009051EB">
        <w:rPr>
          <w:lang w:val="en-GB"/>
        </w:rPr>
        <w:t xml:space="preserve"> the contract pricing with a burn analysis</w:t>
      </w:r>
      <w:r w:rsidR="0056037D">
        <w:rPr>
          <w:lang w:val="en-GB"/>
        </w:rPr>
        <w:t>.</w:t>
      </w:r>
      <w:r w:rsidR="00123AD9">
        <w:rPr>
          <w:lang w:val="en-GB"/>
        </w:rPr>
        <w:t xml:space="preserve"> Based on the estimated </w:t>
      </w:r>
      <w:r w:rsidR="00CA54AA">
        <w:rPr>
          <w:lang w:val="en-GB"/>
        </w:rPr>
        <w:t xml:space="preserve">dynamic </w:t>
      </w:r>
      <w:r w:rsidR="00A51A30">
        <w:rPr>
          <w:lang w:val="en-GB"/>
        </w:rPr>
        <w:t xml:space="preserve">of fertilizer prices </w:t>
      </w:r>
      <w:r w:rsidR="00CA54AA">
        <w:rPr>
          <w:lang w:val="en-GB"/>
        </w:rPr>
        <w:t>derived from Eq. (20a)</w:t>
      </w:r>
      <w:r w:rsidR="006817EE">
        <w:rPr>
          <w:lang w:val="en-GB"/>
        </w:rPr>
        <w:t>, we determine the</w:t>
      </w:r>
      <w:r w:rsidR="004C508E">
        <w:rPr>
          <w:lang w:val="en-GB"/>
        </w:rPr>
        <w:t xml:space="preserve"> discounted average</w:t>
      </w:r>
      <w:r w:rsidR="006817EE">
        <w:rPr>
          <w:lang w:val="en-GB"/>
        </w:rPr>
        <w:t xml:space="preserve"> payoff of the contract</w:t>
      </w:r>
      <w:r w:rsidR="00A51A30" w:rsidRPr="00A51A30">
        <w:rPr>
          <w:lang w:val="en-GB"/>
        </w:rPr>
        <w:t xml:space="preserve"> </w:t>
      </w:r>
      <w:r w:rsidR="00A51A30">
        <w:rPr>
          <w:lang w:val="en-GB"/>
        </w:rPr>
        <w:t xml:space="preserve">over </w:t>
      </w:r>
      <m:oMath>
        <m:r>
          <w:rPr>
            <w:rFonts w:ascii="Cambria Math" w:hAnsi="Cambria Math"/>
            <w:lang w:val="en-GB"/>
          </w:rPr>
          <m:t>n</m:t>
        </m:r>
      </m:oMath>
      <w:r w:rsidR="00A51A30">
        <w:rPr>
          <w:lang w:val="en-GB"/>
        </w:rPr>
        <w:t xml:space="preserve"> years</w:t>
      </w:r>
      <w:r w:rsidR="00EC5D92">
        <w:rPr>
          <w:lang w:val="en-GB"/>
        </w:rPr>
        <w:t xml:space="preserve">. </w:t>
      </w:r>
      <w:r w:rsidR="00BB6755">
        <w:rPr>
          <w:lang w:val="en-GB"/>
        </w:rPr>
        <w:t xml:space="preserve">The general pricing formula </w:t>
      </w:r>
      <w:r w:rsidR="0034443E">
        <w:rPr>
          <w:lang w:val="en-GB"/>
        </w:rPr>
        <w:t>(Eq. 11) is then implemented as follows:</w:t>
      </w:r>
    </w:p>
    <w:p w14:paraId="47C731E3" w14:textId="5884509A" w:rsidR="00B47C43" w:rsidRPr="00B47C43" w:rsidRDefault="00000000" w:rsidP="001E3192">
      <w:pPr>
        <w:spacing w:line="360" w:lineRule="auto"/>
        <w:jc w:val="both"/>
        <w:rPr>
          <w:lang w:val="en-GB"/>
        </w:rPr>
      </w:pPr>
      <m:oMathPara>
        <m:oMath>
          <m:eqArr>
            <m:eqArrPr>
              <m:maxDist m:val="1"/>
              <m:ctrlPr>
                <w:rPr>
                  <w:rFonts w:ascii="Cambria Math" w:hAnsi="Cambria Math"/>
                  <w:i/>
                  <w:lang w:val="en-GB"/>
                </w:rPr>
              </m:ctrlPr>
            </m:eqArrPr>
            <m:e>
              <m:r>
                <m:rPr>
                  <m:sty m:val="p"/>
                </m:rPr>
                <w:rPr>
                  <w:rFonts w:ascii="Cambria Math" w:hAnsi="Cambria Math" w:cs="Calibri"/>
                  <w:lang w:val="en-GB"/>
                </w:rPr>
                <m:t>Γ</m:t>
              </m:r>
              <m:r>
                <w:rPr>
                  <w:rFonts w:ascii="Cambria Math" w:hAnsi="Cambria Math" w:cs="Calibri"/>
                  <w:lang w:val="en-GB"/>
                </w:rPr>
                <m:t>=</m:t>
              </m:r>
              <m:d>
                <m:dPr>
                  <m:begChr m:val="["/>
                  <m:endChr m:val="]"/>
                  <m:ctrlPr>
                    <w:rPr>
                      <w:rFonts w:ascii="Cambria Math" w:hAnsi="Cambria Math" w:cs="Calibri"/>
                      <w:i/>
                      <w:lang w:val="en-GB"/>
                    </w:rPr>
                  </m:ctrlPr>
                </m:dPr>
                <m:e>
                  <m:f>
                    <m:fPr>
                      <m:ctrlPr>
                        <w:rPr>
                          <w:rFonts w:ascii="Cambria Math" w:hAnsi="Cambria Math" w:cs="Calibri"/>
                          <w:i/>
                          <w:lang w:val="en-GB"/>
                        </w:rPr>
                      </m:ctrlPr>
                    </m:fPr>
                    <m:num>
                      <m:r>
                        <w:rPr>
                          <w:rFonts w:ascii="Cambria Math" w:hAnsi="Cambria Math" w:cs="Calibri"/>
                          <w:lang w:val="en-GB"/>
                        </w:rPr>
                        <m:t>1</m:t>
                      </m:r>
                    </m:num>
                    <m:den>
                      <m:r>
                        <w:rPr>
                          <w:rFonts w:ascii="Cambria Math" w:hAnsi="Cambria Math" w:cs="Calibri"/>
                          <w:lang w:val="en-GB"/>
                        </w:rPr>
                        <m:t>n</m:t>
                      </m:r>
                    </m:den>
                  </m:f>
                  <m:nary>
                    <m:naryPr>
                      <m:chr m:val="∑"/>
                      <m:limLoc m:val="undOvr"/>
                      <m:ctrlPr>
                        <w:rPr>
                          <w:rFonts w:ascii="Cambria Math" w:hAnsi="Cambria Math" w:cs="Calibri"/>
                          <w:i/>
                          <w:lang w:val="en-GB"/>
                        </w:rPr>
                      </m:ctrlPr>
                    </m:naryPr>
                    <m:sub>
                      <m:r>
                        <w:rPr>
                          <w:rFonts w:ascii="Cambria Math" w:hAnsi="Cambria Math" w:cs="Calibri"/>
                          <w:lang w:val="en-GB"/>
                        </w:rPr>
                        <m:t>t-1</m:t>
                      </m:r>
                    </m:sub>
                    <m:sup>
                      <m:r>
                        <w:rPr>
                          <w:rFonts w:ascii="Cambria Math" w:hAnsi="Cambria Math" w:cs="Calibri"/>
                          <w:lang w:val="en-GB"/>
                        </w:rPr>
                        <m:t>n</m:t>
                      </m:r>
                    </m:sup>
                    <m:e>
                      <m:d>
                        <m:dPr>
                          <m:ctrlPr>
                            <w:rPr>
                              <w:rFonts w:ascii="Cambria Math" w:hAnsi="Cambria Math" w:cs="Calibri"/>
                              <w:i/>
                              <w:lang w:val="en-GB"/>
                            </w:rPr>
                          </m:ctrlPr>
                        </m:dPr>
                        <m:e>
                          <m:r>
                            <w:rPr>
                              <w:rFonts w:ascii="Cambria Math" w:hAnsi="Cambria Math" w:cs="Calibri"/>
                              <w:lang w:val="en-GB"/>
                            </w:rPr>
                            <m:t>I</m:t>
                          </m:r>
                        </m:e>
                      </m:d>
                    </m:e>
                  </m:nary>
                </m:e>
              </m:d>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-rT</m:t>
                  </m:r>
                </m:sup>
              </m:sSup>
              <m:r>
                <w:rPr>
                  <w:rFonts w:ascii="Cambria Math" w:hAnsi="Cambria Math" w:cs="Calibri"/>
                  <w:lang w:val="en-GB"/>
                </w:rPr>
                <m:t>#</m:t>
              </m:r>
              <m:d>
                <m:dPr>
                  <m:ctrlPr>
                    <w:rPr>
                      <w:rFonts w:ascii="Cambria Math" w:hAnsi="Cambria Math"/>
                      <w:i/>
                      <w:lang w:val="en-GB"/>
                    </w:rPr>
                  </m:ctrlPr>
                </m:dPr>
                <m:e>
                  <m:r>
                    <w:rPr>
                      <w:rFonts w:ascii="Cambria Math" w:hAnsi="Cambria Math"/>
                      <w:lang w:val="en-GB"/>
                    </w:rPr>
                    <m:t>23</m:t>
                  </m:r>
                </m:e>
              </m:d>
              <m:ctrlPr>
                <w:rPr>
                  <w:rFonts w:ascii="Cambria Math" w:hAnsi="Cambria Math" w:cs="Calibri"/>
                  <w:i/>
                  <w:lang w:val="en-GB"/>
                </w:rPr>
              </m:ctrlPr>
            </m:e>
          </m:eqArr>
        </m:oMath>
      </m:oMathPara>
    </w:p>
    <w:p w14:paraId="012030FB" w14:textId="4E0F17E5" w:rsidR="002262B9" w:rsidRDefault="00294733" w:rsidP="00B23CB8">
      <w:pPr>
        <w:pStyle w:val="Heading2"/>
        <w:spacing w:line="360" w:lineRule="auto"/>
        <w:rPr>
          <w:lang w:val="en-GB"/>
        </w:rPr>
      </w:pPr>
      <w:r>
        <w:rPr>
          <w:lang w:val="en-GB"/>
        </w:rPr>
        <w:t>Montecarlo s</w:t>
      </w:r>
      <w:r w:rsidR="003C20BA">
        <w:rPr>
          <w:lang w:val="en-GB"/>
        </w:rPr>
        <w:t xml:space="preserve">imulation of utility under different </w:t>
      </w:r>
      <w:r w:rsidR="00A40224">
        <w:rPr>
          <w:lang w:val="en-GB"/>
        </w:rPr>
        <w:t>decision theories</w:t>
      </w:r>
      <w:r w:rsidR="003C20BA">
        <w:rPr>
          <w:lang w:val="en-GB"/>
        </w:rPr>
        <w:t xml:space="preserve"> and framing</w:t>
      </w:r>
    </w:p>
    <w:p w14:paraId="57F66F99" w14:textId="77C2F53C" w:rsidR="008439EB" w:rsidRDefault="0097553D" w:rsidP="00B23CB8">
      <w:pPr>
        <w:spacing w:line="360" w:lineRule="auto"/>
        <w:jc w:val="both"/>
        <w:rPr>
          <w:lang w:val="en-GB"/>
        </w:rPr>
      </w:pPr>
      <w:r>
        <w:rPr>
          <w:lang w:val="en-GB"/>
        </w:rPr>
        <w:t xml:space="preserve">The </w:t>
      </w:r>
      <w:r w:rsidR="000F5E03">
        <w:rPr>
          <w:lang w:val="en-GB"/>
        </w:rPr>
        <w:t>previously</w:t>
      </w:r>
      <w:r>
        <w:rPr>
          <w:lang w:val="en-GB"/>
        </w:rPr>
        <w:t xml:space="preserve"> described information on yield, price </w:t>
      </w:r>
      <w:r w:rsidR="00B23CB8">
        <w:rPr>
          <w:lang w:val="en-GB"/>
        </w:rPr>
        <w:t>dynamics</w:t>
      </w:r>
      <w:r w:rsidR="003E0291">
        <w:rPr>
          <w:lang w:val="en-GB"/>
        </w:rPr>
        <w:t>,</w:t>
      </w:r>
      <w:r>
        <w:rPr>
          <w:lang w:val="en-GB"/>
        </w:rPr>
        <w:t xml:space="preserve"> and contract cost</w:t>
      </w:r>
      <w:r w:rsidR="00CE04F1">
        <w:rPr>
          <w:lang w:val="en-GB"/>
        </w:rPr>
        <w:t>,</w:t>
      </w:r>
      <w:r w:rsidR="003E0291">
        <w:rPr>
          <w:lang w:val="en-GB"/>
        </w:rPr>
        <w:t xml:space="preserve"> enter the</w:t>
      </w:r>
      <w:r w:rsidR="008B0E3C">
        <w:rPr>
          <w:lang w:val="en-GB"/>
        </w:rPr>
        <w:t xml:space="preserve"> different</w:t>
      </w:r>
      <w:r w:rsidR="003E0291">
        <w:rPr>
          <w:lang w:val="en-GB"/>
        </w:rPr>
        <w:t xml:space="preserve"> economic models</w:t>
      </w:r>
      <w:r w:rsidR="00AF3025">
        <w:rPr>
          <w:lang w:val="en-GB"/>
        </w:rPr>
        <w:t xml:space="preserve"> </w:t>
      </w:r>
      <w:r w:rsidR="00AF743B">
        <w:rPr>
          <w:lang w:val="en-GB"/>
        </w:rPr>
        <w:t>of</w:t>
      </w:r>
      <w:r w:rsidR="008B0E3C">
        <w:rPr>
          <w:lang w:val="en-GB"/>
        </w:rPr>
        <w:t xml:space="preserve"> </w:t>
      </w:r>
      <w:r w:rsidR="00C95D24">
        <w:rPr>
          <w:lang w:val="en-GB"/>
        </w:rPr>
        <w:t>farmers’ decision</w:t>
      </w:r>
      <w:r w:rsidR="00485670">
        <w:rPr>
          <w:lang w:val="en-GB"/>
        </w:rPr>
        <w:t>-</w:t>
      </w:r>
      <w:r w:rsidR="00C95D24">
        <w:rPr>
          <w:lang w:val="en-GB"/>
        </w:rPr>
        <w:t xml:space="preserve">making. </w:t>
      </w:r>
      <w:r w:rsidR="00214456">
        <w:rPr>
          <w:lang w:val="en-GB"/>
        </w:rPr>
        <w:t>More specifically</w:t>
      </w:r>
      <w:r w:rsidR="00C95D24">
        <w:rPr>
          <w:lang w:val="en-GB"/>
        </w:rPr>
        <w:t xml:space="preserve">, we </w:t>
      </w:r>
      <w:r w:rsidR="00B23CB8">
        <w:rPr>
          <w:lang w:val="en-GB"/>
        </w:rPr>
        <w:t>analyse</w:t>
      </w:r>
      <w:r w:rsidR="00C95D24">
        <w:rPr>
          <w:lang w:val="en-GB"/>
        </w:rPr>
        <w:t xml:space="preserve"> the impact on utility level for different </w:t>
      </w:r>
      <w:r w:rsidR="002B0F23">
        <w:rPr>
          <w:lang w:val="en-GB"/>
        </w:rPr>
        <w:t>decision theories and different framing.</w:t>
      </w:r>
      <w:r w:rsidR="008439EB">
        <w:rPr>
          <w:lang w:val="en-GB"/>
        </w:rPr>
        <w:t xml:space="preserve"> Table 2 </w:t>
      </w:r>
      <w:r w:rsidR="00690C4F">
        <w:rPr>
          <w:lang w:val="en-GB"/>
        </w:rPr>
        <w:t xml:space="preserve">depicts the maximization problem for each </w:t>
      </w:r>
      <w:r w:rsidR="0025316A">
        <w:rPr>
          <w:lang w:val="en-GB"/>
        </w:rPr>
        <w:t>of the considered cases</w:t>
      </w:r>
      <w:r w:rsidR="00F73E53">
        <w:rPr>
          <w:lang w:val="en-GB"/>
        </w:rPr>
        <w:t>.</w:t>
      </w:r>
      <w:r w:rsidR="00D55C96">
        <w:rPr>
          <w:lang w:val="en-GB"/>
        </w:rPr>
        <w:t xml:space="preserve"> </w:t>
      </w:r>
      <w:r w:rsidR="006135A1">
        <w:rPr>
          <w:lang w:val="en-GB"/>
        </w:rPr>
        <w:t xml:space="preserve">In the case farmers </w:t>
      </w:r>
      <w:r w:rsidR="006459B6">
        <w:rPr>
          <w:lang w:val="en-GB"/>
        </w:rPr>
        <w:t>rely on</w:t>
      </w:r>
      <w:r w:rsidR="006135A1">
        <w:rPr>
          <w:lang w:val="en-GB"/>
        </w:rPr>
        <w:t xml:space="preserve"> a</w:t>
      </w:r>
      <w:r w:rsidR="00D55C96">
        <w:rPr>
          <w:lang w:val="en-GB"/>
        </w:rPr>
        <w:t xml:space="preserve"> broad </w:t>
      </w:r>
      <w:r w:rsidR="006135A1">
        <w:rPr>
          <w:lang w:val="en-GB"/>
        </w:rPr>
        <w:t xml:space="preserve">decision </w:t>
      </w:r>
      <w:r w:rsidR="00D55C96">
        <w:rPr>
          <w:lang w:val="en-GB"/>
        </w:rPr>
        <w:t>framing</w:t>
      </w:r>
      <w:r w:rsidR="006135A1">
        <w:rPr>
          <w:lang w:val="en-GB"/>
        </w:rPr>
        <w:t>,</w:t>
      </w:r>
      <w:r w:rsidR="00D55C96">
        <w:rPr>
          <w:lang w:val="en-GB"/>
        </w:rPr>
        <w:t xml:space="preserve"> </w:t>
      </w:r>
      <w:r w:rsidR="00463B81">
        <w:rPr>
          <w:lang w:val="en-GB"/>
        </w:rPr>
        <w:t xml:space="preserve">Eq. (12) </w:t>
      </w:r>
      <w:r w:rsidR="000676F2">
        <w:rPr>
          <w:lang w:val="en-GB"/>
        </w:rPr>
        <w:t>will</w:t>
      </w:r>
      <w:r w:rsidR="005F7C10">
        <w:rPr>
          <w:lang w:val="en-GB"/>
        </w:rPr>
        <w:t xml:space="preserve"> be </w:t>
      </w:r>
      <w:r w:rsidR="00482066">
        <w:rPr>
          <w:lang w:val="en-GB"/>
        </w:rPr>
        <w:t xml:space="preserve">evaluated </w:t>
      </w:r>
      <w:r w:rsidR="005737E6">
        <w:rPr>
          <w:lang w:val="en-GB"/>
        </w:rPr>
        <w:t>under</w:t>
      </w:r>
      <w:r w:rsidR="00482066">
        <w:rPr>
          <w:lang w:val="en-GB"/>
        </w:rPr>
        <w:t xml:space="preserve"> EUT</w:t>
      </w:r>
      <w:r w:rsidR="005737E6">
        <w:rPr>
          <w:lang w:val="en-GB"/>
        </w:rPr>
        <w:t xml:space="preserve">, CPT, </w:t>
      </w:r>
      <w:r w:rsidR="000676F2">
        <w:rPr>
          <w:lang w:val="en-GB"/>
        </w:rPr>
        <w:t>and</w:t>
      </w:r>
      <w:r w:rsidR="005737E6">
        <w:rPr>
          <w:lang w:val="en-GB"/>
        </w:rPr>
        <w:t xml:space="preserve"> the </w:t>
      </w:r>
      <w:r w:rsidR="005737E6">
        <w:rPr>
          <w:rFonts w:ascii="Times New Roman" w:hAnsi="Times New Roman"/>
          <w:lang w:val="en-GB"/>
        </w:rPr>
        <w:t>α</w:t>
      </w:r>
      <w:r w:rsidR="005737E6">
        <w:rPr>
          <w:lang w:val="en-GB"/>
        </w:rPr>
        <w:t>-EU</w:t>
      </w:r>
      <w:r w:rsidR="00432897">
        <w:rPr>
          <w:lang w:val="en-GB"/>
        </w:rPr>
        <w:t xml:space="preserve"> frameworks.</w:t>
      </w:r>
      <w:r w:rsidR="00A53CFE">
        <w:rPr>
          <w:lang w:val="en-GB"/>
        </w:rPr>
        <w:t xml:space="preserve"> </w:t>
      </w:r>
      <w:r w:rsidR="00D338BF">
        <w:rPr>
          <w:lang w:val="en-GB"/>
        </w:rPr>
        <w:t>U</w:t>
      </w:r>
      <w:r w:rsidR="00432897">
        <w:rPr>
          <w:lang w:val="en-GB"/>
        </w:rPr>
        <w:t>nder narrow framing</w:t>
      </w:r>
      <w:r w:rsidR="00D338BF">
        <w:rPr>
          <w:lang w:val="en-GB"/>
        </w:rPr>
        <w:t>,</w:t>
      </w:r>
      <w:r w:rsidR="00F43D8B">
        <w:rPr>
          <w:lang w:val="en-GB"/>
        </w:rPr>
        <w:t xml:space="preserve"> </w:t>
      </w:r>
      <w:r w:rsidR="00D44B0C">
        <w:rPr>
          <w:lang w:val="en-GB"/>
        </w:rPr>
        <w:t xml:space="preserve">farmers </w:t>
      </w:r>
      <w:r w:rsidR="00F43D8B">
        <w:rPr>
          <w:lang w:val="en-GB"/>
        </w:rPr>
        <w:t xml:space="preserve">profit </w:t>
      </w:r>
      <w:r w:rsidR="00D44B0C">
        <w:rPr>
          <w:lang w:val="en-GB"/>
        </w:rPr>
        <w:t>are</w:t>
      </w:r>
      <w:r w:rsidR="00D338BF">
        <w:rPr>
          <w:lang w:val="en-GB"/>
        </w:rPr>
        <w:t xml:space="preserve"> instead</w:t>
      </w:r>
      <w:r w:rsidR="00D44B0C">
        <w:rPr>
          <w:lang w:val="en-GB"/>
        </w:rPr>
        <w:t xml:space="preserve"> derived from Eq. </w:t>
      </w:r>
      <w:r w:rsidR="00F200F4">
        <w:rPr>
          <w:lang w:val="en-GB"/>
        </w:rPr>
        <w:t>(</w:t>
      </w:r>
      <w:r w:rsidR="008F3AAA">
        <w:rPr>
          <w:lang w:val="en-GB"/>
        </w:rPr>
        <w:t>15</w:t>
      </w:r>
      <w:r w:rsidR="00F200F4">
        <w:rPr>
          <w:lang w:val="en-GB"/>
        </w:rPr>
        <w:t>)</w:t>
      </w:r>
      <w:r w:rsidR="008F3AAA">
        <w:rPr>
          <w:lang w:val="en-GB"/>
        </w:rPr>
        <w:t>.</w:t>
      </w:r>
      <w:r w:rsidR="00345925">
        <w:rPr>
          <w:lang w:val="en-GB"/>
        </w:rPr>
        <w:t xml:space="preserve"> </w:t>
      </w:r>
      <w:r w:rsidR="008F3AAA">
        <w:rPr>
          <w:lang w:val="en-GB"/>
        </w:rPr>
        <w:t>G</w:t>
      </w:r>
      <w:r w:rsidR="00345925">
        <w:rPr>
          <w:lang w:val="en-GB"/>
        </w:rPr>
        <w:t>iven that</w:t>
      </w:r>
      <w:r w:rsidR="00432897">
        <w:rPr>
          <w:lang w:val="en-GB"/>
        </w:rPr>
        <w:t xml:space="preserve"> </w:t>
      </w:r>
      <w:r w:rsidR="00343730">
        <w:rPr>
          <w:lang w:val="en-GB"/>
        </w:rPr>
        <w:t xml:space="preserve">no ambiguity </w:t>
      </w:r>
      <w:r w:rsidR="00345925">
        <w:rPr>
          <w:lang w:val="en-GB"/>
        </w:rPr>
        <w:t>arise</w:t>
      </w:r>
      <w:r w:rsidR="008F3AAA">
        <w:rPr>
          <w:lang w:val="en-GB"/>
        </w:rPr>
        <w:t xml:space="preserve"> under narrow framing</w:t>
      </w:r>
      <w:r w:rsidR="007D7FAF">
        <w:rPr>
          <w:lang w:val="en-GB"/>
        </w:rPr>
        <w:t xml:space="preserve">, only </w:t>
      </w:r>
      <w:r w:rsidR="00CB6D41">
        <w:rPr>
          <w:lang w:val="en-GB"/>
        </w:rPr>
        <w:t>EUT and CPT</w:t>
      </w:r>
      <w:r w:rsidR="007D7FAF">
        <w:rPr>
          <w:lang w:val="en-GB"/>
        </w:rPr>
        <w:t xml:space="preserve"> preferences</w:t>
      </w:r>
      <w:r w:rsidR="005B5662">
        <w:rPr>
          <w:lang w:val="en-GB"/>
        </w:rPr>
        <w:t xml:space="preserve"> are considered</w:t>
      </w:r>
      <w:r w:rsidR="00CB6D41">
        <w:rPr>
          <w:lang w:val="en-GB"/>
        </w:rPr>
        <w:t>.</w:t>
      </w:r>
    </w:p>
    <w:p w14:paraId="2343B636" w14:textId="09BCBE68" w:rsidR="008439EB" w:rsidRPr="008439EB" w:rsidRDefault="008439EB" w:rsidP="005B5662">
      <w:pPr>
        <w:jc w:val="both"/>
        <w:rPr>
          <w:lang w:val="en-GB"/>
        </w:rPr>
      </w:pPr>
      <w:r w:rsidRPr="005B5662">
        <w:rPr>
          <w:b/>
          <w:bCs/>
          <w:lang w:val="en-GB"/>
        </w:rPr>
        <w:t xml:space="preserve">Table </w:t>
      </w:r>
      <w:r w:rsidRPr="005B5662">
        <w:rPr>
          <w:b/>
          <w:bCs/>
          <w:lang w:val="en-GB"/>
        </w:rPr>
        <w:fldChar w:fldCharType="begin"/>
      </w:r>
      <w:r w:rsidRPr="005B5662">
        <w:rPr>
          <w:b/>
          <w:bCs/>
          <w:lang w:val="en-GB"/>
        </w:rPr>
        <w:instrText xml:space="preserve"> SEQ Table \* ARABIC </w:instrText>
      </w:r>
      <w:r w:rsidRPr="005B5662">
        <w:rPr>
          <w:b/>
          <w:bCs/>
          <w:lang w:val="en-GB"/>
        </w:rPr>
        <w:fldChar w:fldCharType="separate"/>
      </w:r>
      <w:r w:rsidRPr="005B5662">
        <w:rPr>
          <w:b/>
          <w:bCs/>
          <w:lang w:val="en-GB"/>
        </w:rPr>
        <w:t>2</w:t>
      </w:r>
      <w:r w:rsidRPr="005B5662">
        <w:rPr>
          <w:b/>
          <w:bCs/>
          <w:lang w:val="en-GB"/>
        </w:rPr>
        <w:fldChar w:fldCharType="end"/>
      </w:r>
      <w:r>
        <w:rPr>
          <w:lang w:val="en-GB"/>
        </w:rPr>
        <w:t xml:space="preserve">. </w:t>
      </w:r>
      <w:r w:rsidR="00CD0E99" w:rsidRPr="00CD0E99">
        <w:rPr>
          <w:i/>
          <w:iCs/>
          <w:lang w:val="en-GB"/>
        </w:rPr>
        <w:t>Considered m</w:t>
      </w:r>
      <w:r w:rsidR="00D57275" w:rsidRPr="00CD0E99">
        <w:rPr>
          <w:i/>
          <w:iCs/>
          <w:lang w:val="en-GB"/>
        </w:rPr>
        <w:t xml:space="preserve">aximization problems under different </w:t>
      </w:r>
      <w:r w:rsidR="00CD0E99" w:rsidRPr="00CD0E99">
        <w:rPr>
          <w:i/>
          <w:iCs/>
          <w:lang w:val="en-GB"/>
        </w:rPr>
        <w:t>decision theories and framings.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B22110" w14:paraId="0F5577C6" w14:textId="77777777" w:rsidTr="00F93A6D">
        <w:tc>
          <w:tcPr>
            <w:tcW w:w="2337" w:type="dxa"/>
            <w:tcBorders>
              <w:top w:val="single" w:sz="4" w:space="0" w:color="auto"/>
              <w:bottom w:val="single" w:sz="4" w:space="0" w:color="auto"/>
            </w:tcBorders>
            <w:vAlign w:val="bottom"/>
          </w:tcPr>
          <w:p w14:paraId="072BFE13" w14:textId="43BE1AC3" w:rsidR="00B22110" w:rsidRDefault="00B22110" w:rsidP="00B22110">
            <w:pPr>
              <w:spacing w:line="360" w:lineRule="auto"/>
              <w:jc w:val="center"/>
              <w:rPr>
                <w:lang w:val="en-GB"/>
              </w:rPr>
            </w:pPr>
          </w:p>
        </w:tc>
        <w:tc>
          <w:tcPr>
            <w:tcW w:w="2337" w:type="dxa"/>
            <w:tcBorders>
              <w:top w:val="single" w:sz="4" w:space="0" w:color="auto"/>
              <w:bottom w:val="single" w:sz="4" w:space="0" w:color="auto"/>
            </w:tcBorders>
            <w:vAlign w:val="bottom"/>
          </w:tcPr>
          <w:p w14:paraId="3DBEC99D" w14:textId="2E577062" w:rsidR="00B22110" w:rsidRPr="007460F6" w:rsidRDefault="00007F8A" w:rsidP="00F93A6D">
            <w:pPr>
              <w:spacing w:line="360" w:lineRule="auto"/>
              <w:jc w:val="center"/>
              <w:rPr>
                <w:b/>
                <w:bCs/>
                <w:lang w:val="en-GB"/>
              </w:rPr>
            </w:pPr>
            <w:r w:rsidRPr="007460F6">
              <w:rPr>
                <w:b/>
                <w:bCs/>
                <w:lang w:val="en-GB"/>
              </w:rPr>
              <w:t>EU</w:t>
            </w:r>
          </w:p>
        </w:tc>
        <w:tc>
          <w:tcPr>
            <w:tcW w:w="2338" w:type="dxa"/>
            <w:tcBorders>
              <w:top w:val="single" w:sz="4" w:space="0" w:color="auto"/>
              <w:bottom w:val="single" w:sz="4" w:space="0" w:color="auto"/>
            </w:tcBorders>
            <w:vAlign w:val="bottom"/>
          </w:tcPr>
          <w:p w14:paraId="5B49540A" w14:textId="5279E76E" w:rsidR="00B22110" w:rsidRPr="007460F6" w:rsidRDefault="00007F8A" w:rsidP="00F93A6D">
            <w:pPr>
              <w:spacing w:line="360" w:lineRule="auto"/>
              <w:jc w:val="center"/>
              <w:rPr>
                <w:b/>
                <w:bCs/>
                <w:lang w:val="en-GB"/>
              </w:rPr>
            </w:pPr>
            <w:r w:rsidRPr="007460F6">
              <w:rPr>
                <w:b/>
                <w:bCs/>
                <w:lang w:val="en-GB"/>
              </w:rPr>
              <w:t>CPT</w:t>
            </w:r>
          </w:p>
        </w:tc>
        <w:tc>
          <w:tcPr>
            <w:tcW w:w="2338" w:type="dxa"/>
            <w:tcBorders>
              <w:top w:val="single" w:sz="4" w:space="0" w:color="auto"/>
              <w:bottom w:val="single" w:sz="4" w:space="0" w:color="auto"/>
            </w:tcBorders>
            <w:vAlign w:val="bottom"/>
          </w:tcPr>
          <w:p w14:paraId="2729F2D4" w14:textId="686EB484" w:rsidR="00B22110" w:rsidRPr="007460F6" w:rsidRDefault="00007F8A" w:rsidP="00F93A6D">
            <w:pPr>
              <w:spacing w:line="360" w:lineRule="auto"/>
              <w:jc w:val="center"/>
              <w:rPr>
                <w:b/>
                <w:bCs/>
                <w:lang w:val="en-GB"/>
              </w:rPr>
            </w:pPr>
            <w:r w:rsidRPr="007460F6">
              <w:rPr>
                <w:b/>
                <w:bCs/>
                <w:lang w:val="en-GB"/>
              </w:rPr>
              <w:t>Ambiguity</w:t>
            </w:r>
          </w:p>
        </w:tc>
      </w:tr>
      <w:tr w:rsidR="00B22110" w14:paraId="04D2E516" w14:textId="77777777" w:rsidTr="00855FF7">
        <w:tc>
          <w:tcPr>
            <w:tcW w:w="2337" w:type="dxa"/>
            <w:tcBorders>
              <w:top w:val="single" w:sz="4" w:space="0" w:color="auto"/>
            </w:tcBorders>
            <w:vAlign w:val="center"/>
          </w:tcPr>
          <w:p w14:paraId="5CE0A8B7" w14:textId="20F511FB" w:rsidR="00B22110" w:rsidRPr="007460F6" w:rsidRDefault="00007F8A" w:rsidP="00855FF7">
            <w:pPr>
              <w:spacing w:line="360" w:lineRule="auto"/>
              <w:rPr>
                <w:i/>
                <w:iCs/>
                <w:lang w:val="en-GB"/>
              </w:rPr>
            </w:pPr>
            <w:r w:rsidRPr="007460F6">
              <w:rPr>
                <w:i/>
                <w:iCs/>
                <w:lang w:val="en-GB"/>
              </w:rPr>
              <w:t>Broad framing</w:t>
            </w:r>
          </w:p>
        </w:tc>
        <w:tc>
          <w:tcPr>
            <w:tcW w:w="2337" w:type="dxa"/>
            <w:tcBorders>
              <w:top w:val="single" w:sz="4" w:space="0" w:color="auto"/>
            </w:tcBorders>
            <w:vAlign w:val="bottom"/>
          </w:tcPr>
          <w:p w14:paraId="53DFD2F7" w14:textId="04A04780" w:rsidR="00B22110" w:rsidRPr="00F73E53" w:rsidRDefault="00000000" w:rsidP="007460F6">
            <w:pPr>
              <w:spacing w:line="360" w:lineRule="auto"/>
              <w:jc w:val="center"/>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m:rPr>
                        <m:sty m:val="p"/>
                      </m:rPr>
                      <w:rPr>
                        <w:rFonts w:ascii="Cambria Math" w:hAnsi="Cambria Math"/>
                        <w:lang w:val="en-GB"/>
                      </w:rPr>
                      <m:t>CE</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BR</m:t>
                            </m:r>
                          </m:sub>
                        </m:sSub>
                        <m:d>
                          <m:dPr>
                            <m:ctrlPr>
                              <w:rPr>
                                <w:rFonts w:ascii="Cambria Math" w:hAnsi="Cambria Math"/>
                                <w:i/>
                                <w:lang w:val="en-GB"/>
                              </w:rPr>
                            </m:ctrlPr>
                          </m:dPr>
                          <m:e>
                            <m:r>
                              <w:rPr>
                                <w:rFonts w:ascii="Cambria Math" w:hAnsi="Cambria Math" w:cs="Calibri"/>
                              </w:rPr>
                              <m:t>ϕ</m:t>
                            </m:r>
                          </m:e>
                        </m:d>
                      </m:e>
                    </m:d>
                  </m:e>
                </m:func>
              </m:oMath>
            </m:oMathPara>
          </w:p>
          <w:p w14:paraId="31B560C1" w14:textId="2751AEB5" w:rsidR="00F73E53" w:rsidRDefault="00F73E53" w:rsidP="00855FF7">
            <w:pPr>
              <w:spacing w:line="360" w:lineRule="auto"/>
              <w:jc w:val="both"/>
              <w:rPr>
                <w:lang w:val="en-GB"/>
              </w:rPr>
            </w:pPr>
            <w:r>
              <w:rPr>
                <w:szCs w:val="24"/>
                <w:lang w:val="en-GB"/>
              </w:rPr>
              <w:t>s.</w:t>
            </w:r>
            <w:r w:rsidRPr="00F73E53">
              <w:rPr>
                <w:szCs w:val="24"/>
                <w:lang w:val="en-GB"/>
              </w:rPr>
              <w:t>t</w:t>
            </w:r>
            <w:r>
              <w:rPr>
                <w:szCs w:val="24"/>
                <w:lang w:val="en-GB"/>
              </w:rPr>
              <w:t>.</w:t>
            </w:r>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r w:rsidRPr="00F73E53">
              <w:rPr>
                <w:szCs w:val="24"/>
                <w:lang w:val="en-GB"/>
              </w:rPr>
              <w:t xml:space="preserve"> </w:t>
            </w:r>
          </w:p>
        </w:tc>
        <w:tc>
          <w:tcPr>
            <w:tcW w:w="2338" w:type="dxa"/>
            <w:tcBorders>
              <w:top w:val="single" w:sz="4" w:space="0" w:color="auto"/>
            </w:tcBorders>
          </w:tcPr>
          <w:p w14:paraId="6147915A" w14:textId="716DD5C5" w:rsidR="00B22110" w:rsidRPr="00855FF7" w:rsidRDefault="00000000" w:rsidP="00855FF7">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w:rPr>
                        <w:rFonts w:ascii="Cambria Math" w:hAnsi="Cambria Math"/>
                        <w:lang w:val="en-GB"/>
                      </w:rPr>
                      <m:t>V</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BR</m:t>
                            </m:r>
                          </m:sub>
                        </m:sSub>
                        <m:d>
                          <m:dPr>
                            <m:ctrlPr>
                              <w:rPr>
                                <w:rFonts w:ascii="Cambria Math" w:hAnsi="Cambria Math"/>
                                <w:i/>
                                <w:lang w:val="en-GB"/>
                              </w:rPr>
                            </m:ctrlPr>
                          </m:dPr>
                          <m:e>
                            <m:r>
                              <w:rPr>
                                <w:rFonts w:ascii="Cambria Math" w:hAnsi="Cambria Math" w:cs="Calibri"/>
                              </w:rPr>
                              <m:t>ϕ</m:t>
                            </m:r>
                          </m:e>
                        </m:d>
                      </m:e>
                    </m:d>
                  </m:e>
                </m:func>
              </m:oMath>
            </m:oMathPara>
          </w:p>
          <w:p w14:paraId="164D91A6" w14:textId="457A1077" w:rsidR="00855FF7" w:rsidRPr="00855FF7" w:rsidRDefault="00855FF7" w:rsidP="00855FF7">
            <w:pPr>
              <w:spacing w:line="360" w:lineRule="auto"/>
              <w:jc w:val="both"/>
              <w:rPr>
                <w:szCs w:val="24"/>
                <w:lang w:val="en-GB"/>
              </w:rPr>
            </w:pPr>
            <w:r>
              <w:rPr>
                <w:szCs w:val="24"/>
                <w:lang w:val="en-GB"/>
              </w:rPr>
              <w:t>s.</w:t>
            </w:r>
            <w:r w:rsidRPr="00F73E53">
              <w:rPr>
                <w:szCs w:val="24"/>
                <w:lang w:val="en-GB"/>
              </w:rPr>
              <w:t>t</w:t>
            </w:r>
            <w:r>
              <w:rPr>
                <w:szCs w:val="24"/>
                <w:lang w:val="en-GB"/>
              </w:rPr>
              <w:t>.</w:t>
            </w:r>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r w:rsidRPr="00F73E53">
              <w:rPr>
                <w:szCs w:val="24"/>
                <w:lang w:val="en-GB"/>
              </w:rPr>
              <w:t xml:space="preserve"> </w:t>
            </w:r>
          </w:p>
        </w:tc>
        <w:tc>
          <w:tcPr>
            <w:tcW w:w="2338" w:type="dxa"/>
            <w:tcBorders>
              <w:top w:val="single" w:sz="4" w:space="0" w:color="auto"/>
            </w:tcBorders>
          </w:tcPr>
          <w:p w14:paraId="51C39199" w14:textId="5C69466A" w:rsidR="00B22110" w:rsidRPr="00855FF7" w:rsidRDefault="00000000" w:rsidP="00855FF7">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w:rPr>
                        <w:rFonts w:ascii="Cambria Math" w:hAnsi="Cambria Math"/>
                        <w:lang w:val="en-GB"/>
                      </w:rPr>
                      <m:t>U</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BR</m:t>
                            </m:r>
                          </m:sub>
                        </m:sSub>
                        <m:d>
                          <m:dPr>
                            <m:ctrlPr>
                              <w:rPr>
                                <w:rFonts w:ascii="Cambria Math" w:hAnsi="Cambria Math"/>
                                <w:i/>
                                <w:lang w:val="en-GB"/>
                              </w:rPr>
                            </m:ctrlPr>
                          </m:dPr>
                          <m:e>
                            <m:r>
                              <w:rPr>
                                <w:rFonts w:ascii="Cambria Math" w:hAnsi="Cambria Math" w:cs="Calibri"/>
                              </w:rPr>
                              <m:t>ϕ</m:t>
                            </m:r>
                          </m:e>
                        </m:d>
                      </m:e>
                    </m:d>
                  </m:e>
                </m:func>
              </m:oMath>
            </m:oMathPara>
          </w:p>
          <w:p w14:paraId="38D9565C" w14:textId="56B57F22" w:rsidR="00855FF7" w:rsidRPr="00855FF7" w:rsidRDefault="00855FF7" w:rsidP="00855FF7">
            <w:pPr>
              <w:spacing w:line="360" w:lineRule="auto"/>
              <w:rPr>
                <w:lang w:val="en-GB"/>
              </w:rPr>
            </w:pPr>
            <w:r>
              <w:rPr>
                <w:szCs w:val="24"/>
                <w:lang w:val="en-GB"/>
              </w:rPr>
              <w:t>s.</w:t>
            </w:r>
            <w:r w:rsidRPr="00F73E53">
              <w:rPr>
                <w:szCs w:val="24"/>
                <w:lang w:val="en-GB"/>
              </w:rPr>
              <w:t>t</w:t>
            </w:r>
            <w:r>
              <w:rPr>
                <w:szCs w:val="24"/>
                <w:lang w:val="en-GB"/>
              </w:rPr>
              <w:t>.</w:t>
            </w:r>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p>
        </w:tc>
      </w:tr>
      <w:tr w:rsidR="00B22110" w14:paraId="3CED0843" w14:textId="77777777" w:rsidTr="00125055">
        <w:tc>
          <w:tcPr>
            <w:tcW w:w="2337" w:type="dxa"/>
            <w:tcBorders>
              <w:bottom w:val="single" w:sz="4" w:space="0" w:color="auto"/>
            </w:tcBorders>
            <w:vAlign w:val="center"/>
          </w:tcPr>
          <w:p w14:paraId="29AB326B" w14:textId="3C7F35CC" w:rsidR="00B22110" w:rsidRPr="007460F6" w:rsidRDefault="00007F8A" w:rsidP="007460F6">
            <w:pPr>
              <w:spacing w:line="360" w:lineRule="auto"/>
              <w:rPr>
                <w:i/>
                <w:iCs/>
                <w:lang w:val="en-GB"/>
              </w:rPr>
            </w:pPr>
            <w:r w:rsidRPr="007460F6">
              <w:rPr>
                <w:i/>
                <w:iCs/>
                <w:lang w:val="en-GB"/>
              </w:rPr>
              <w:t>Narrow framing</w:t>
            </w:r>
          </w:p>
        </w:tc>
        <w:tc>
          <w:tcPr>
            <w:tcW w:w="2337" w:type="dxa"/>
            <w:tcBorders>
              <w:bottom w:val="single" w:sz="4" w:space="0" w:color="auto"/>
            </w:tcBorders>
            <w:vAlign w:val="bottom"/>
          </w:tcPr>
          <w:p w14:paraId="211B216D" w14:textId="574B4F7A" w:rsidR="0025316A" w:rsidRPr="00F73E53" w:rsidRDefault="00000000" w:rsidP="00125055">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m:rPr>
                        <m:sty m:val="p"/>
                      </m:rPr>
                      <w:rPr>
                        <w:rFonts w:ascii="Cambria Math" w:hAnsi="Cambria Math"/>
                        <w:lang w:val="en-GB"/>
                      </w:rPr>
                      <m:t>CE</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NF</m:t>
                            </m:r>
                          </m:sub>
                        </m:sSub>
                        <m:d>
                          <m:dPr>
                            <m:ctrlPr>
                              <w:rPr>
                                <w:rFonts w:ascii="Cambria Math" w:hAnsi="Cambria Math"/>
                                <w:i/>
                                <w:lang w:val="en-GB"/>
                              </w:rPr>
                            </m:ctrlPr>
                          </m:dPr>
                          <m:e>
                            <m:r>
                              <w:rPr>
                                <w:rFonts w:ascii="Cambria Math" w:hAnsi="Cambria Math" w:cs="Calibri"/>
                              </w:rPr>
                              <m:t>ϕ</m:t>
                            </m:r>
                          </m:e>
                        </m:d>
                      </m:e>
                    </m:d>
                  </m:e>
                </m:func>
              </m:oMath>
            </m:oMathPara>
          </w:p>
          <w:p w14:paraId="27B9F9E8" w14:textId="73213143" w:rsidR="003E003E" w:rsidRPr="00855FF7" w:rsidRDefault="0025316A" w:rsidP="00125055">
            <w:pPr>
              <w:spacing w:line="360" w:lineRule="auto"/>
              <w:rPr>
                <w:lang w:val="en-GB"/>
              </w:rPr>
            </w:pPr>
            <w:r>
              <w:rPr>
                <w:szCs w:val="24"/>
                <w:lang w:val="en-GB"/>
              </w:rPr>
              <w:t>s.</w:t>
            </w:r>
            <w:r w:rsidRPr="00F73E53">
              <w:rPr>
                <w:szCs w:val="24"/>
                <w:lang w:val="en-GB"/>
              </w:rPr>
              <w:t>t</w:t>
            </w:r>
            <w:r>
              <w:rPr>
                <w:szCs w:val="24"/>
                <w:lang w:val="en-GB"/>
              </w:rPr>
              <w:t>.</w:t>
            </w:r>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p>
        </w:tc>
        <w:tc>
          <w:tcPr>
            <w:tcW w:w="2338" w:type="dxa"/>
            <w:tcBorders>
              <w:bottom w:val="single" w:sz="4" w:space="0" w:color="auto"/>
            </w:tcBorders>
            <w:vAlign w:val="bottom"/>
          </w:tcPr>
          <w:p w14:paraId="76B620C1" w14:textId="2786006E" w:rsidR="0025316A" w:rsidRPr="00855FF7" w:rsidRDefault="00000000" w:rsidP="00125055">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w:rPr>
                        <w:rFonts w:ascii="Cambria Math" w:hAnsi="Cambria Math"/>
                        <w:lang w:val="en-GB"/>
                      </w:rPr>
                      <m:t>V</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NF</m:t>
                            </m:r>
                          </m:sub>
                        </m:sSub>
                        <m:d>
                          <m:dPr>
                            <m:ctrlPr>
                              <w:rPr>
                                <w:rFonts w:ascii="Cambria Math" w:hAnsi="Cambria Math"/>
                                <w:i/>
                                <w:lang w:val="en-GB"/>
                              </w:rPr>
                            </m:ctrlPr>
                          </m:dPr>
                          <m:e>
                            <m:r>
                              <w:rPr>
                                <w:rFonts w:ascii="Cambria Math" w:hAnsi="Cambria Math" w:cs="Calibri"/>
                              </w:rPr>
                              <m:t>ϕ</m:t>
                            </m:r>
                          </m:e>
                        </m:d>
                      </m:e>
                    </m:d>
                  </m:e>
                </m:func>
              </m:oMath>
            </m:oMathPara>
          </w:p>
          <w:p w14:paraId="24B4F440" w14:textId="6AB77976" w:rsidR="0025316A" w:rsidRPr="00855FF7" w:rsidRDefault="0025316A" w:rsidP="00125055">
            <w:pPr>
              <w:spacing w:line="360" w:lineRule="auto"/>
              <w:rPr>
                <w:lang w:val="en-GB"/>
              </w:rPr>
            </w:pPr>
            <w:r>
              <w:rPr>
                <w:szCs w:val="24"/>
                <w:lang w:val="en-GB"/>
              </w:rPr>
              <w:t>s.</w:t>
            </w:r>
            <w:r w:rsidRPr="00F73E53">
              <w:rPr>
                <w:szCs w:val="24"/>
                <w:lang w:val="en-GB"/>
              </w:rPr>
              <w:t>t</w:t>
            </w:r>
            <w:r>
              <w:rPr>
                <w:szCs w:val="24"/>
                <w:lang w:val="en-GB"/>
              </w:rPr>
              <w:t>.</w:t>
            </w:r>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p>
        </w:tc>
        <w:tc>
          <w:tcPr>
            <w:tcW w:w="2338" w:type="dxa"/>
            <w:tcBorders>
              <w:bottom w:val="single" w:sz="4" w:space="0" w:color="auto"/>
            </w:tcBorders>
            <w:vAlign w:val="center"/>
          </w:tcPr>
          <w:p w14:paraId="4D0B1337" w14:textId="15E7F8C6" w:rsidR="00B22110" w:rsidRPr="005D1D0D" w:rsidRDefault="005D1D0D" w:rsidP="00125055">
            <w:pPr>
              <w:spacing w:line="360" w:lineRule="auto"/>
              <w:jc w:val="center"/>
              <w:rPr>
                <w:i/>
                <w:lang w:val="en-GB"/>
              </w:rPr>
            </w:pPr>
            <w:r>
              <w:rPr>
                <w:i/>
                <w:lang w:val="en-GB"/>
              </w:rPr>
              <w:t>Na</w:t>
            </w:r>
          </w:p>
        </w:tc>
      </w:tr>
    </w:tbl>
    <w:p w14:paraId="5F750363" w14:textId="6D1C4D51" w:rsidR="00730CB4" w:rsidRPr="00725599" w:rsidRDefault="00730CB4" w:rsidP="00B23CB8">
      <w:pPr>
        <w:spacing w:line="360" w:lineRule="auto"/>
        <w:jc w:val="both"/>
        <w:rPr>
          <w:lang w:val="en-GB"/>
        </w:rPr>
      </w:pPr>
    </w:p>
    <w:p w14:paraId="15830E34" w14:textId="4F594DC4" w:rsidR="000F34C3" w:rsidRDefault="005001EF" w:rsidP="00352C50">
      <w:pPr>
        <w:pStyle w:val="Heading1"/>
        <w:spacing w:line="360" w:lineRule="auto"/>
        <w:rPr>
          <w:lang w:val="en-US"/>
        </w:rPr>
      </w:pPr>
      <w:r>
        <w:rPr>
          <w:lang w:val="en-US"/>
        </w:rPr>
        <w:t>Data</w:t>
      </w:r>
    </w:p>
    <w:p w14:paraId="3A6D82B4" w14:textId="28CEDEE8" w:rsidR="00B04C64" w:rsidRPr="00B04C64" w:rsidRDefault="00B107E8" w:rsidP="00076AAF">
      <w:pPr>
        <w:spacing w:line="360" w:lineRule="auto"/>
        <w:rPr>
          <w:lang w:val="en-US"/>
        </w:rPr>
      </w:pPr>
      <w:r>
        <w:rPr>
          <w:lang w:val="en-US"/>
        </w:rPr>
        <w:t xml:space="preserve">In the following sections </w:t>
      </w:r>
      <w:r w:rsidR="006C60AC">
        <w:rPr>
          <w:lang w:val="en-US"/>
        </w:rPr>
        <w:t xml:space="preserve">we present the </w:t>
      </w:r>
      <w:r w:rsidR="0008218C">
        <w:rPr>
          <w:lang w:val="en-US"/>
        </w:rPr>
        <w:t xml:space="preserve">farm-level </w:t>
      </w:r>
      <w:r w:rsidR="006C60AC">
        <w:rPr>
          <w:lang w:val="en-US"/>
        </w:rPr>
        <w:t xml:space="preserve">yield </w:t>
      </w:r>
      <w:r w:rsidR="0008218C">
        <w:rPr>
          <w:lang w:val="en-US"/>
        </w:rPr>
        <w:t>estimation</w:t>
      </w:r>
      <w:r w:rsidR="001857C1">
        <w:rPr>
          <w:lang w:val="en-US"/>
        </w:rPr>
        <w:t xml:space="preserve">, </w:t>
      </w:r>
      <w:r w:rsidR="0008218C">
        <w:rPr>
          <w:lang w:val="en-US"/>
        </w:rPr>
        <w:t>the price data</w:t>
      </w:r>
      <w:r w:rsidR="001857C1">
        <w:rPr>
          <w:lang w:val="en-US"/>
        </w:rPr>
        <w:t xml:space="preserve">, and the assumptions used to estimate </w:t>
      </w:r>
      <w:r w:rsidR="00076AAF">
        <w:rPr>
          <w:lang w:val="en-US"/>
        </w:rPr>
        <w:t xml:space="preserve">farmers </w:t>
      </w:r>
      <w:r w:rsidR="001857C1">
        <w:rPr>
          <w:lang w:val="en-US"/>
        </w:rPr>
        <w:t>utility</w:t>
      </w:r>
      <w:r w:rsidR="00076AAF">
        <w:rPr>
          <w:lang w:val="en-US"/>
        </w:rPr>
        <w:t>.</w:t>
      </w:r>
      <w:r w:rsidR="001857C1">
        <w:rPr>
          <w:lang w:val="en-US"/>
        </w:rPr>
        <w:t xml:space="preserve"> </w:t>
      </w:r>
    </w:p>
    <w:p w14:paraId="59E43193" w14:textId="77777777" w:rsidR="006C60AC" w:rsidRDefault="006C60AC" w:rsidP="006C60AC">
      <w:pPr>
        <w:pStyle w:val="Heading2"/>
        <w:rPr>
          <w:lang w:val="en-US"/>
        </w:rPr>
      </w:pPr>
      <w:r>
        <w:rPr>
          <w:lang w:val="en-US"/>
        </w:rPr>
        <w:t>Yield data generation</w:t>
      </w:r>
    </w:p>
    <w:p w14:paraId="224EB06B" w14:textId="77777777" w:rsidR="006C60AC" w:rsidRPr="005B0149" w:rsidRDefault="006C60AC" w:rsidP="00076AAF">
      <w:pPr>
        <w:spacing w:line="360" w:lineRule="auto"/>
        <w:rPr>
          <w:i/>
          <w:iCs/>
          <w:lang w:val="en-US"/>
        </w:rPr>
      </w:pPr>
      <w:r w:rsidRPr="005B0149">
        <w:rPr>
          <w:i/>
          <w:iCs/>
          <w:lang w:val="en-US"/>
        </w:rPr>
        <w:t>Data generation from crop model</w:t>
      </w:r>
    </w:p>
    <w:p w14:paraId="3FD2AE72" w14:textId="77777777" w:rsidR="006C60AC" w:rsidRPr="00B86B23" w:rsidRDefault="006C60AC" w:rsidP="00076AAF">
      <w:pPr>
        <w:spacing w:line="360" w:lineRule="auto"/>
        <w:rPr>
          <w:i/>
          <w:iCs/>
          <w:lang w:val="en-US"/>
        </w:rPr>
      </w:pPr>
      <w:r w:rsidRPr="00B86B23">
        <w:rPr>
          <w:i/>
          <w:iCs/>
          <w:lang w:val="en-US"/>
        </w:rPr>
        <w:t>Just &amp; Pope production function estimation</w:t>
      </w:r>
    </w:p>
    <w:p w14:paraId="0E43FC8E" w14:textId="40D2A72A" w:rsidR="00715771" w:rsidRDefault="00C87F97" w:rsidP="00715771">
      <w:pPr>
        <w:pStyle w:val="Heading2"/>
        <w:rPr>
          <w:lang w:val="en-US"/>
        </w:rPr>
      </w:pPr>
      <w:r>
        <w:rPr>
          <w:lang w:val="en-US"/>
        </w:rPr>
        <w:lastRenderedPageBreak/>
        <w:t>Price</w:t>
      </w:r>
      <w:r w:rsidR="00715771">
        <w:rPr>
          <w:lang w:val="en-US"/>
        </w:rPr>
        <w:t xml:space="preserve"> data</w:t>
      </w:r>
    </w:p>
    <w:p w14:paraId="192F32B4" w14:textId="75740B70" w:rsidR="00A20A37" w:rsidRDefault="004A2EBD" w:rsidP="005F6E7E">
      <w:pPr>
        <w:spacing w:line="360" w:lineRule="auto"/>
        <w:jc w:val="both"/>
        <w:rPr>
          <w:lang w:val="en-US"/>
        </w:rPr>
      </w:pPr>
      <w:r>
        <w:rPr>
          <w:lang w:val="en-US"/>
        </w:rPr>
        <w:t xml:space="preserve">We use </w:t>
      </w:r>
      <w:r w:rsidR="00A57B23">
        <w:rPr>
          <w:lang w:val="en-US"/>
        </w:rPr>
        <w:t xml:space="preserve">fertilizer and wheat prices </w:t>
      </w:r>
      <w:r w:rsidR="00C64DB9">
        <w:rPr>
          <w:lang w:val="en-US"/>
        </w:rPr>
        <w:t xml:space="preserve">data </w:t>
      </w:r>
      <w:r w:rsidR="005D5295">
        <w:rPr>
          <w:lang w:val="en-US"/>
        </w:rPr>
        <w:t xml:space="preserve">for the </w:t>
      </w:r>
      <w:commentRangeStart w:id="7"/>
      <w:r w:rsidR="00A232A0">
        <w:rPr>
          <w:lang w:val="en-US"/>
        </w:rPr>
        <w:t>Cologne Bay</w:t>
      </w:r>
      <w:commentRangeEnd w:id="7"/>
      <w:r w:rsidR="00A232A0">
        <w:rPr>
          <w:rStyle w:val="CommentReference"/>
        </w:rPr>
        <w:commentReference w:id="7"/>
      </w:r>
      <w:r w:rsidR="00A232A0">
        <w:rPr>
          <w:lang w:val="en-US"/>
        </w:rPr>
        <w:t xml:space="preserve"> </w:t>
      </w:r>
      <w:r w:rsidR="005D5295">
        <w:rPr>
          <w:lang w:val="en-US"/>
        </w:rPr>
        <w:t>area</w:t>
      </w:r>
      <w:r w:rsidR="00175CBA">
        <w:rPr>
          <w:lang w:val="en-US"/>
        </w:rPr>
        <w:t>,</w:t>
      </w:r>
      <w:r w:rsidR="007017CC">
        <w:rPr>
          <w:lang w:val="en-US"/>
        </w:rPr>
        <w:t xml:space="preserve"> </w:t>
      </w:r>
      <w:r w:rsidR="00175CBA">
        <w:rPr>
          <w:lang w:val="en-US"/>
        </w:rPr>
        <w:t>in the south</w:t>
      </w:r>
      <w:r w:rsidR="00716C22">
        <w:rPr>
          <w:lang w:val="en-US"/>
        </w:rPr>
        <w:t>west</w:t>
      </w:r>
      <w:r w:rsidR="005D5295">
        <w:rPr>
          <w:lang w:val="en-US"/>
        </w:rPr>
        <w:t xml:space="preserve"> </w:t>
      </w:r>
      <w:r w:rsidR="007017CC">
        <w:rPr>
          <w:lang w:val="en-US"/>
        </w:rPr>
        <w:t>of</w:t>
      </w:r>
      <w:r w:rsidR="0077119C">
        <w:rPr>
          <w:lang w:val="en-US"/>
        </w:rPr>
        <w:t xml:space="preserve"> </w:t>
      </w:r>
      <w:r w:rsidR="00FA3709">
        <w:rPr>
          <w:lang w:val="en-US"/>
        </w:rPr>
        <w:t>the German Federal s</w:t>
      </w:r>
      <w:r w:rsidR="00673F4A">
        <w:rPr>
          <w:lang w:val="en-US"/>
        </w:rPr>
        <w:t xml:space="preserve">tate of </w:t>
      </w:r>
      <w:r w:rsidR="006E44D7">
        <w:rPr>
          <w:lang w:val="en-US"/>
        </w:rPr>
        <w:t>North Rhine-Westphalia.</w:t>
      </w:r>
      <w:r w:rsidR="007017CC">
        <w:rPr>
          <w:lang w:val="en-US"/>
        </w:rPr>
        <w:t xml:space="preserve"> </w:t>
      </w:r>
      <w:r w:rsidR="00C64DB9">
        <w:rPr>
          <w:lang w:val="en-US"/>
        </w:rPr>
        <w:t xml:space="preserve">The dataset </w:t>
      </w:r>
      <w:r w:rsidR="00E557C6">
        <w:rPr>
          <w:lang w:val="en-US"/>
        </w:rPr>
        <w:t xml:space="preserve">was obtained from </w:t>
      </w:r>
      <w:commentRangeStart w:id="8"/>
      <w:r w:rsidR="00E557C6">
        <w:rPr>
          <w:lang w:val="en-US"/>
        </w:rPr>
        <w:t>XXX</w:t>
      </w:r>
      <w:commentRangeEnd w:id="8"/>
      <w:r w:rsidR="00E557C6">
        <w:rPr>
          <w:rStyle w:val="CommentReference"/>
        </w:rPr>
        <w:commentReference w:id="8"/>
      </w:r>
      <w:r w:rsidR="00E557C6">
        <w:rPr>
          <w:lang w:val="en-US"/>
        </w:rPr>
        <w:t xml:space="preserve"> and </w:t>
      </w:r>
      <w:r w:rsidR="00C64DB9">
        <w:rPr>
          <w:lang w:val="en-US"/>
        </w:rPr>
        <w:t>covers b</w:t>
      </w:r>
      <w:r w:rsidR="00C81AE8">
        <w:rPr>
          <w:lang w:val="en-US"/>
        </w:rPr>
        <w:t>i-weekly f</w:t>
      </w:r>
      <w:r w:rsidR="005F6E7E">
        <w:rPr>
          <w:lang w:val="en-US"/>
        </w:rPr>
        <w:t xml:space="preserve">arm-level prices </w:t>
      </w:r>
      <w:r w:rsidR="00EE27AB">
        <w:rPr>
          <w:lang w:val="en-US"/>
        </w:rPr>
        <w:t xml:space="preserve">for the period </w:t>
      </w:r>
      <w:r w:rsidR="00185021">
        <w:rPr>
          <w:lang w:val="en-US"/>
        </w:rPr>
        <w:t>2007-2025</w:t>
      </w:r>
      <w:r w:rsidR="00C64DB9">
        <w:rPr>
          <w:lang w:val="en-US"/>
        </w:rPr>
        <w:t>.</w:t>
      </w:r>
      <w:r w:rsidR="00C81AE8">
        <w:rPr>
          <w:lang w:val="en-US"/>
        </w:rPr>
        <w:t xml:space="preserve"> </w:t>
      </w:r>
    </w:p>
    <w:p w14:paraId="15F69D0A" w14:textId="29281E06" w:rsidR="00B80BE1" w:rsidRDefault="00B80BE1" w:rsidP="005F6E7E">
      <w:pPr>
        <w:spacing w:line="360" w:lineRule="auto"/>
        <w:jc w:val="both"/>
        <w:rPr>
          <w:lang w:val="en-US"/>
        </w:rPr>
      </w:pPr>
    </w:p>
    <w:p w14:paraId="26CA4C60" w14:textId="7587393C" w:rsidR="003C7CDB" w:rsidRPr="00A20A37" w:rsidRDefault="003C7CDB" w:rsidP="005F6E7E">
      <w:pPr>
        <w:spacing w:line="360" w:lineRule="auto"/>
        <w:jc w:val="both"/>
        <w:rPr>
          <w:lang w:val="en-US"/>
        </w:rPr>
      </w:pPr>
    </w:p>
    <w:p w14:paraId="1F885BA1" w14:textId="6FCDF0C0" w:rsidR="00715771" w:rsidRDefault="00677426" w:rsidP="00CE050C">
      <w:pPr>
        <w:pStyle w:val="Heading2"/>
        <w:rPr>
          <w:lang w:val="en-US"/>
        </w:rPr>
      </w:pPr>
      <w:r>
        <w:rPr>
          <w:lang w:val="en-US"/>
        </w:rPr>
        <w:t>Assumptions</w:t>
      </w:r>
    </w:p>
    <w:p w14:paraId="0EA8ACF6" w14:textId="77777777" w:rsidR="00677426" w:rsidRPr="00677426" w:rsidRDefault="00677426" w:rsidP="00677426">
      <w:pPr>
        <w:rPr>
          <w:lang w:val="en-US"/>
        </w:rPr>
      </w:pPr>
    </w:p>
    <w:p w14:paraId="49054EA9" w14:textId="283F4D61" w:rsidR="005001EF" w:rsidRDefault="00292293" w:rsidP="00352C50">
      <w:pPr>
        <w:pStyle w:val="Heading1"/>
        <w:spacing w:line="360" w:lineRule="auto"/>
        <w:rPr>
          <w:lang w:val="en-US"/>
        </w:rPr>
      </w:pPr>
      <w:r>
        <w:rPr>
          <w:lang w:val="en-US"/>
        </w:rPr>
        <w:t>Results</w:t>
      </w:r>
    </w:p>
    <w:p w14:paraId="6374460A" w14:textId="77777777" w:rsidR="00CC2C05" w:rsidRDefault="00CC2C05" w:rsidP="00CC2C05">
      <w:pPr>
        <w:rPr>
          <w:lang w:val="en-US"/>
        </w:rPr>
      </w:pPr>
    </w:p>
    <w:p w14:paraId="3B613DA7" w14:textId="77777777" w:rsidR="00CC2C05" w:rsidRPr="00CC2C05" w:rsidRDefault="00CC2C05" w:rsidP="00CC2C05">
      <w:pPr>
        <w:rPr>
          <w:lang w:val="en-US"/>
        </w:rPr>
      </w:pPr>
    </w:p>
    <w:p w14:paraId="6ADB0617" w14:textId="77777777" w:rsidR="0099302A" w:rsidRDefault="0099302A" w:rsidP="00352C50">
      <w:pPr>
        <w:spacing w:after="160" w:line="360" w:lineRule="auto"/>
        <w:rPr>
          <w:rFonts w:ascii="Times New Roman" w:hAnsi="Times New Roman"/>
          <w:szCs w:val="24"/>
          <w:lang w:val="en-US"/>
        </w:rPr>
      </w:pPr>
      <w:r>
        <w:rPr>
          <w:rFonts w:ascii="Times New Roman" w:hAnsi="Times New Roman"/>
          <w:szCs w:val="24"/>
          <w:lang w:val="en-US"/>
        </w:rPr>
        <w:br w:type="page"/>
      </w:r>
    </w:p>
    <w:p w14:paraId="7087A7FC" w14:textId="36BC76BB" w:rsidR="00CC2C05" w:rsidRDefault="00CC2C05" w:rsidP="00A17177">
      <w:pPr>
        <w:pStyle w:val="Heading1"/>
        <w:numPr>
          <w:ilvl w:val="0"/>
          <w:numId w:val="0"/>
        </w:numPr>
        <w:spacing w:line="360" w:lineRule="auto"/>
        <w:ind w:left="432" w:hanging="432"/>
        <w:rPr>
          <w:shd w:val="clear" w:color="auto" w:fill="FFFFFF"/>
        </w:rPr>
      </w:pPr>
      <w:r>
        <w:rPr>
          <w:shd w:val="clear" w:color="auto" w:fill="FFFFFF"/>
        </w:rPr>
        <w:lastRenderedPageBreak/>
        <w:t>References</w:t>
      </w:r>
    </w:p>
    <w:p w14:paraId="74725115" w14:textId="632A8044" w:rsidR="00485245" w:rsidRPr="00485245" w:rsidRDefault="00965581" w:rsidP="00485245">
      <w:pPr>
        <w:pStyle w:val="Bibliography"/>
        <w:rPr>
          <w:sz w:val="20"/>
          <w:lang w:val="en-GB"/>
        </w:rPr>
      </w:pPr>
      <w:r>
        <w:rPr>
          <w:rFonts w:ascii="Arial" w:hAnsi="Arial" w:cs="Arial"/>
          <w:color w:val="222222"/>
          <w:sz w:val="20"/>
          <w:shd w:val="clear" w:color="auto" w:fill="FFFFFF"/>
        </w:rPr>
        <w:fldChar w:fldCharType="begin"/>
      </w:r>
      <w:r w:rsidR="000D79B1">
        <w:rPr>
          <w:rFonts w:ascii="Arial" w:hAnsi="Arial" w:cs="Arial"/>
          <w:color w:val="222222"/>
          <w:sz w:val="20"/>
          <w:shd w:val="clear" w:color="auto" w:fill="FFFFFF"/>
          <w:lang w:val="en-GB"/>
        </w:rPr>
        <w:instrText xml:space="preserve"> ADDIN ZOTERO_BIBL {"uncited":[],"omitted":[],"custom":[]} CSL_BIBLIOGRAPHY </w:instrText>
      </w:r>
      <w:r>
        <w:rPr>
          <w:rFonts w:ascii="Arial" w:hAnsi="Arial" w:cs="Arial"/>
          <w:color w:val="222222"/>
          <w:sz w:val="20"/>
          <w:shd w:val="clear" w:color="auto" w:fill="FFFFFF"/>
        </w:rPr>
        <w:fldChar w:fldCharType="separate"/>
      </w:r>
      <w:r w:rsidR="00485245" w:rsidRPr="00485245">
        <w:rPr>
          <w:sz w:val="20"/>
          <w:lang w:val="en-GB"/>
        </w:rPr>
        <w:t xml:space="preserve">Babcock, B. A. (2015). Using cumulative prospect theory to explain anomalous crop insurance coverage choice. </w:t>
      </w:r>
      <w:r w:rsidR="00485245" w:rsidRPr="00485245">
        <w:rPr>
          <w:i/>
          <w:iCs/>
          <w:sz w:val="20"/>
          <w:lang w:val="en-GB"/>
        </w:rPr>
        <w:t>American Journal of Agricultural Economics</w:t>
      </w:r>
      <w:r w:rsidR="00485245" w:rsidRPr="00485245">
        <w:rPr>
          <w:sz w:val="20"/>
          <w:lang w:val="en-GB"/>
        </w:rPr>
        <w:t xml:space="preserve">, </w:t>
      </w:r>
      <w:r w:rsidR="00485245" w:rsidRPr="00485245">
        <w:rPr>
          <w:i/>
          <w:iCs/>
          <w:sz w:val="20"/>
          <w:lang w:val="en-GB"/>
        </w:rPr>
        <w:t>97</w:t>
      </w:r>
      <w:r w:rsidR="00485245" w:rsidRPr="00485245">
        <w:rPr>
          <w:sz w:val="20"/>
          <w:lang w:val="en-GB"/>
        </w:rPr>
        <w:t>(5), 1371–1384. https://doi.org/10.1093/ajae/aav032</w:t>
      </w:r>
    </w:p>
    <w:p w14:paraId="609D91DB" w14:textId="77777777" w:rsidR="00485245" w:rsidRPr="00485245" w:rsidRDefault="00485245" w:rsidP="00485245">
      <w:pPr>
        <w:pStyle w:val="Bibliography"/>
        <w:rPr>
          <w:sz w:val="20"/>
          <w:lang w:val="en-GB"/>
        </w:rPr>
      </w:pPr>
      <w:r w:rsidRPr="00485245">
        <w:rPr>
          <w:sz w:val="20"/>
          <w:lang w:val="en-GB"/>
        </w:rPr>
        <w:t xml:space="preserve">Barberis, N., Huang, M., &amp; Thaler, R. H. (2006). Individual Preferences, Monetary Gambles, and Stock Market Participation: A Case for Narrow Framing. </w:t>
      </w:r>
      <w:r w:rsidRPr="00485245">
        <w:rPr>
          <w:i/>
          <w:iCs/>
          <w:sz w:val="20"/>
          <w:lang w:val="en-GB"/>
        </w:rPr>
        <w:t>American Economic Review</w:t>
      </w:r>
      <w:r w:rsidRPr="00485245">
        <w:rPr>
          <w:sz w:val="20"/>
          <w:lang w:val="en-GB"/>
        </w:rPr>
        <w:t xml:space="preserve">, </w:t>
      </w:r>
      <w:r w:rsidRPr="00485245">
        <w:rPr>
          <w:i/>
          <w:iCs/>
          <w:sz w:val="20"/>
          <w:lang w:val="en-GB"/>
        </w:rPr>
        <w:t>96</w:t>
      </w:r>
      <w:r w:rsidRPr="00485245">
        <w:rPr>
          <w:sz w:val="20"/>
          <w:lang w:val="en-GB"/>
        </w:rPr>
        <w:t>(4), 1069–1090. https://doi.org/10.1257/aer.96.4.1069</w:t>
      </w:r>
    </w:p>
    <w:p w14:paraId="17F168E2" w14:textId="77777777" w:rsidR="00485245" w:rsidRPr="00485245" w:rsidRDefault="00485245" w:rsidP="00485245">
      <w:pPr>
        <w:pStyle w:val="Bibliography"/>
        <w:rPr>
          <w:sz w:val="20"/>
          <w:lang w:val="en-GB"/>
        </w:rPr>
      </w:pPr>
      <w:r w:rsidRPr="00485245">
        <w:rPr>
          <w:sz w:val="20"/>
          <w:lang w:val="en-GB"/>
        </w:rPr>
        <w:t xml:space="preserve">Bocquého, G., Jacquet, F., &amp; Reynaud, A. (2014). Expected utility or prospect theory maximisers? Assessing farmers’ risk behaviour from field-experiment data. </w:t>
      </w:r>
      <w:r w:rsidRPr="00485245">
        <w:rPr>
          <w:i/>
          <w:iCs/>
          <w:sz w:val="20"/>
          <w:lang w:val="en-GB"/>
        </w:rPr>
        <w:t>European Review of Agricultural Economics</w:t>
      </w:r>
      <w:r w:rsidRPr="00485245">
        <w:rPr>
          <w:sz w:val="20"/>
          <w:lang w:val="en-GB"/>
        </w:rPr>
        <w:t xml:space="preserve">, </w:t>
      </w:r>
      <w:r w:rsidRPr="00485245">
        <w:rPr>
          <w:i/>
          <w:iCs/>
          <w:sz w:val="20"/>
          <w:lang w:val="en-GB"/>
        </w:rPr>
        <w:t>41</w:t>
      </w:r>
      <w:r w:rsidRPr="00485245">
        <w:rPr>
          <w:sz w:val="20"/>
          <w:lang w:val="en-GB"/>
        </w:rPr>
        <w:t>(1), 135–172. https://doi.org/10.1093/erae/jbt006</w:t>
      </w:r>
    </w:p>
    <w:p w14:paraId="23517647" w14:textId="77777777" w:rsidR="00485245" w:rsidRPr="00485245" w:rsidRDefault="00485245" w:rsidP="00485245">
      <w:pPr>
        <w:pStyle w:val="Bibliography"/>
        <w:rPr>
          <w:sz w:val="20"/>
          <w:lang w:val="en-GB"/>
        </w:rPr>
      </w:pPr>
      <w:r w:rsidRPr="007852A7">
        <w:rPr>
          <w:sz w:val="20"/>
          <w:lang w:val="de-DE"/>
          <w:rPrChange w:id="9" w:author="Tobias Dalhaus" w:date="2025-10-06T13:23:00Z">
            <w:rPr>
              <w:sz w:val="20"/>
              <w:lang w:val="en-GB"/>
            </w:rPr>
          </w:rPrChange>
        </w:rPr>
        <w:t xml:space="preserve">Dalhaus, T., Barnett, B. J., &amp; Finger, R. (2020). </w:t>
      </w:r>
      <w:r w:rsidRPr="00485245">
        <w:rPr>
          <w:sz w:val="20"/>
          <w:lang w:val="en-GB"/>
        </w:rPr>
        <w:t xml:space="preserve">Behavioral weather insurance: Applying cumulative prospect theory to agricultural insurance design under narrow framing. </w:t>
      </w:r>
      <w:r w:rsidRPr="00485245">
        <w:rPr>
          <w:i/>
          <w:iCs/>
          <w:sz w:val="20"/>
          <w:lang w:val="en-GB"/>
        </w:rPr>
        <w:t>PLOS ONE</w:t>
      </w:r>
      <w:r w:rsidRPr="00485245">
        <w:rPr>
          <w:sz w:val="20"/>
          <w:lang w:val="en-GB"/>
        </w:rPr>
        <w:t xml:space="preserve">, </w:t>
      </w:r>
      <w:r w:rsidRPr="00485245">
        <w:rPr>
          <w:i/>
          <w:iCs/>
          <w:sz w:val="20"/>
          <w:lang w:val="en-GB"/>
        </w:rPr>
        <w:t>15</w:t>
      </w:r>
      <w:r w:rsidRPr="00485245">
        <w:rPr>
          <w:sz w:val="20"/>
          <w:lang w:val="en-GB"/>
        </w:rPr>
        <w:t>(5), e0232267. https://doi.org/10.1371/journal.pone.0232267</w:t>
      </w:r>
    </w:p>
    <w:p w14:paraId="073342E9" w14:textId="77777777" w:rsidR="00485245" w:rsidRPr="00485245" w:rsidRDefault="00485245" w:rsidP="00485245">
      <w:pPr>
        <w:pStyle w:val="Bibliography"/>
        <w:rPr>
          <w:sz w:val="20"/>
          <w:lang w:val="en-GB"/>
        </w:rPr>
      </w:pPr>
      <w:r w:rsidRPr="00485245">
        <w:rPr>
          <w:sz w:val="20"/>
          <w:lang w:val="en-GB"/>
        </w:rPr>
        <w:t xml:space="preserve">Dong, F., Beckman, J., &amp; Arita, S. (2025). Unraveling demand and supply shocks in the U.S. nitrogen market. </w:t>
      </w:r>
      <w:r w:rsidRPr="00485245">
        <w:rPr>
          <w:i/>
          <w:iCs/>
          <w:sz w:val="20"/>
          <w:lang w:val="en-GB"/>
        </w:rPr>
        <w:t>Applied Economic Perspectives and Policy</w:t>
      </w:r>
      <w:r w:rsidRPr="00485245">
        <w:rPr>
          <w:sz w:val="20"/>
          <w:lang w:val="en-GB"/>
        </w:rPr>
        <w:t xml:space="preserve">, </w:t>
      </w:r>
      <w:r w:rsidRPr="00485245">
        <w:rPr>
          <w:i/>
          <w:iCs/>
          <w:sz w:val="20"/>
          <w:lang w:val="en-GB"/>
        </w:rPr>
        <w:t>n/a</w:t>
      </w:r>
      <w:r w:rsidRPr="00485245">
        <w:rPr>
          <w:sz w:val="20"/>
          <w:lang w:val="en-GB"/>
        </w:rPr>
        <w:t>(n/a). https://doi.org/10.1002/aepp.70004</w:t>
      </w:r>
    </w:p>
    <w:p w14:paraId="549A9233" w14:textId="77777777" w:rsidR="00485245" w:rsidRPr="00485245" w:rsidRDefault="00485245" w:rsidP="00485245">
      <w:pPr>
        <w:pStyle w:val="Bibliography"/>
        <w:rPr>
          <w:sz w:val="20"/>
          <w:lang w:val="en-GB"/>
        </w:rPr>
      </w:pPr>
      <w:r w:rsidRPr="00485245">
        <w:rPr>
          <w:sz w:val="20"/>
          <w:lang w:val="en-GB"/>
        </w:rPr>
        <w:t xml:space="preserve">European Commission. (2022). </w:t>
      </w:r>
      <w:r w:rsidRPr="00485245">
        <w:rPr>
          <w:i/>
          <w:iCs/>
          <w:sz w:val="20"/>
          <w:lang w:val="en-GB"/>
        </w:rPr>
        <w:t>Food security: The Commission addresses the availability and affordability of fertilisers in the EU and globally</w:t>
      </w:r>
      <w:r w:rsidRPr="00485245">
        <w:rPr>
          <w:sz w:val="20"/>
          <w:lang w:val="en-GB"/>
        </w:rPr>
        <w:t xml:space="preserve"> [Press release]. https://ec.europa.eu/commission/presscorner/detail/en/ip_22_6564</w:t>
      </w:r>
    </w:p>
    <w:p w14:paraId="48E79926" w14:textId="77777777" w:rsidR="00485245" w:rsidRPr="00485245" w:rsidRDefault="00485245" w:rsidP="00485245">
      <w:pPr>
        <w:pStyle w:val="Bibliography"/>
        <w:rPr>
          <w:sz w:val="20"/>
          <w:lang w:val="en-GB"/>
        </w:rPr>
      </w:pPr>
      <w:r w:rsidRPr="00485245">
        <w:rPr>
          <w:sz w:val="20"/>
          <w:lang w:val="en-GB"/>
        </w:rPr>
        <w:t xml:space="preserve">FAO. (2024). </w:t>
      </w:r>
      <w:r w:rsidRPr="00485245">
        <w:rPr>
          <w:i/>
          <w:iCs/>
          <w:sz w:val="20"/>
          <w:lang w:val="en-GB"/>
        </w:rPr>
        <w:t>Inorganic fertilizers—2002-2022</w:t>
      </w:r>
      <w:r w:rsidRPr="00485245">
        <w:rPr>
          <w:sz w:val="20"/>
          <w:lang w:val="en-GB"/>
        </w:rPr>
        <w:t xml:space="preserve"> (FAOSTAT Analytical Brief No. 90). https://doi.org/10.4060/cd1485en</w:t>
      </w:r>
    </w:p>
    <w:p w14:paraId="77EB32D9" w14:textId="77777777" w:rsidR="00485245" w:rsidRPr="00485245" w:rsidRDefault="00485245" w:rsidP="00485245">
      <w:pPr>
        <w:pStyle w:val="Bibliography"/>
        <w:rPr>
          <w:sz w:val="20"/>
          <w:lang w:val="en-GB"/>
        </w:rPr>
      </w:pPr>
      <w:r w:rsidRPr="00485245">
        <w:rPr>
          <w:sz w:val="20"/>
          <w:lang w:val="en-GB"/>
        </w:rPr>
        <w:t xml:space="preserve">Finger, R. (2012). Nitrogen use and the effects of nitrogen taxation under consideration of production and price risks. </w:t>
      </w:r>
      <w:r w:rsidRPr="00485245">
        <w:rPr>
          <w:i/>
          <w:iCs/>
          <w:sz w:val="20"/>
          <w:lang w:val="en-GB"/>
        </w:rPr>
        <w:t>Agricultural Systems</w:t>
      </w:r>
      <w:r w:rsidRPr="00485245">
        <w:rPr>
          <w:sz w:val="20"/>
          <w:lang w:val="en-GB"/>
        </w:rPr>
        <w:t xml:space="preserve">, </w:t>
      </w:r>
      <w:r w:rsidRPr="00485245">
        <w:rPr>
          <w:i/>
          <w:iCs/>
          <w:sz w:val="20"/>
          <w:lang w:val="en-GB"/>
        </w:rPr>
        <w:t>107</w:t>
      </w:r>
      <w:r w:rsidRPr="00485245">
        <w:rPr>
          <w:sz w:val="20"/>
          <w:lang w:val="en-GB"/>
        </w:rPr>
        <w:t>, 13–20. https://doi.org/10.1016/j.agsy.2011.12.001</w:t>
      </w:r>
    </w:p>
    <w:p w14:paraId="150AAC31" w14:textId="77777777" w:rsidR="00485245" w:rsidRPr="00485245" w:rsidRDefault="00485245" w:rsidP="00485245">
      <w:pPr>
        <w:pStyle w:val="Bibliography"/>
        <w:rPr>
          <w:sz w:val="20"/>
          <w:lang w:val="en-GB"/>
        </w:rPr>
      </w:pPr>
      <w:r w:rsidRPr="00485245">
        <w:rPr>
          <w:sz w:val="20"/>
          <w:lang w:val="en-GB"/>
        </w:rPr>
        <w:t xml:space="preserve">Finger, R. (2013). Investigating the performance of different estimation techniques for crop yield data analysis in crop insurance applications. </w:t>
      </w:r>
      <w:r w:rsidRPr="00485245">
        <w:rPr>
          <w:i/>
          <w:iCs/>
          <w:sz w:val="20"/>
          <w:lang w:val="en-GB"/>
        </w:rPr>
        <w:t>Agricultural Economics</w:t>
      </w:r>
      <w:r w:rsidRPr="00485245">
        <w:rPr>
          <w:sz w:val="20"/>
          <w:lang w:val="en-GB"/>
        </w:rPr>
        <w:t xml:space="preserve">, </w:t>
      </w:r>
      <w:r w:rsidRPr="00485245">
        <w:rPr>
          <w:i/>
          <w:iCs/>
          <w:sz w:val="20"/>
          <w:lang w:val="en-GB"/>
        </w:rPr>
        <w:t>44</w:t>
      </w:r>
      <w:r w:rsidRPr="00485245">
        <w:rPr>
          <w:sz w:val="20"/>
          <w:lang w:val="en-GB"/>
        </w:rPr>
        <w:t>(2), 217–230. https://doi.org/10.1111/agec.12005</w:t>
      </w:r>
    </w:p>
    <w:p w14:paraId="557C82EE" w14:textId="77777777" w:rsidR="00485245" w:rsidRPr="00485245" w:rsidRDefault="00485245" w:rsidP="00485245">
      <w:pPr>
        <w:pStyle w:val="Bibliography"/>
        <w:rPr>
          <w:sz w:val="20"/>
          <w:lang w:val="en-GB"/>
        </w:rPr>
      </w:pPr>
      <w:r w:rsidRPr="00485245">
        <w:rPr>
          <w:sz w:val="20"/>
          <w:lang w:val="en-GB"/>
        </w:rPr>
        <w:t xml:space="preserve">Finger, R., &amp; Hediger, W. (2008). The Application of Robust Regression to a Production Function Comparison. </w:t>
      </w:r>
      <w:r w:rsidRPr="00485245">
        <w:rPr>
          <w:i/>
          <w:iCs/>
          <w:sz w:val="20"/>
          <w:lang w:val="en-GB"/>
        </w:rPr>
        <w:t>The Open Agriculture Journal</w:t>
      </w:r>
      <w:r w:rsidRPr="00485245">
        <w:rPr>
          <w:sz w:val="20"/>
          <w:lang w:val="en-GB"/>
        </w:rPr>
        <w:t xml:space="preserve">, </w:t>
      </w:r>
      <w:r w:rsidRPr="00485245">
        <w:rPr>
          <w:i/>
          <w:iCs/>
          <w:sz w:val="20"/>
          <w:lang w:val="en-GB"/>
        </w:rPr>
        <w:t>2</w:t>
      </w:r>
      <w:r w:rsidRPr="00485245">
        <w:rPr>
          <w:sz w:val="20"/>
          <w:lang w:val="en-GB"/>
        </w:rPr>
        <w:t>(1). https://doi.org/10.2174/1874331500802010090</w:t>
      </w:r>
    </w:p>
    <w:p w14:paraId="24B7C7F8" w14:textId="77777777" w:rsidR="00485245" w:rsidRPr="00485245" w:rsidRDefault="00485245" w:rsidP="00485245">
      <w:pPr>
        <w:pStyle w:val="Bibliography"/>
        <w:rPr>
          <w:sz w:val="20"/>
          <w:lang w:val="en-GB"/>
        </w:rPr>
      </w:pPr>
      <w:r w:rsidRPr="00485245">
        <w:rPr>
          <w:sz w:val="20"/>
          <w:lang w:val="en-GB"/>
        </w:rPr>
        <w:lastRenderedPageBreak/>
        <w:t xml:space="preserve">Finger, R., &amp; Schmid, S. (2008). Modeling agricultural production risk and the adaptation to climate change. </w:t>
      </w:r>
      <w:r w:rsidRPr="00485245">
        <w:rPr>
          <w:i/>
          <w:iCs/>
          <w:sz w:val="20"/>
          <w:lang w:val="en-GB"/>
        </w:rPr>
        <w:t>Agricultural Finance Review</w:t>
      </w:r>
      <w:r w:rsidRPr="00485245">
        <w:rPr>
          <w:sz w:val="20"/>
          <w:lang w:val="en-GB"/>
        </w:rPr>
        <w:t xml:space="preserve">, </w:t>
      </w:r>
      <w:r w:rsidRPr="00485245">
        <w:rPr>
          <w:i/>
          <w:iCs/>
          <w:sz w:val="20"/>
          <w:lang w:val="en-GB"/>
        </w:rPr>
        <w:t>68</w:t>
      </w:r>
      <w:r w:rsidRPr="00485245">
        <w:rPr>
          <w:sz w:val="20"/>
          <w:lang w:val="en-GB"/>
        </w:rPr>
        <w:t>(1), 25–41. https://doi.org/10.1108/00214660880001217</w:t>
      </w:r>
    </w:p>
    <w:p w14:paraId="397F30F6" w14:textId="77777777" w:rsidR="00485245" w:rsidRPr="00485245" w:rsidRDefault="00485245" w:rsidP="00485245">
      <w:pPr>
        <w:pStyle w:val="Bibliography"/>
        <w:rPr>
          <w:sz w:val="20"/>
          <w:lang w:val="en-GB"/>
        </w:rPr>
      </w:pPr>
      <w:r w:rsidRPr="00485245">
        <w:rPr>
          <w:sz w:val="20"/>
          <w:lang w:val="en-GB"/>
        </w:rPr>
        <w:t xml:space="preserve">Ghirardato, P., Maccheroni, F., &amp; Marinacci, M. (2004). Differentiating ambiguity and ambiguity attitude. </w:t>
      </w:r>
      <w:r w:rsidRPr="00485245">
        <w:rPr>
          <w:i/>
          <w:iCs/>
          <w:sz w:val="20"/>
          <w:lang w:val="en-GB"/>
        </w:rPr>
        <w:t>Journal of Economic Theory</w:t>
      </w:r>
      <w:r w:rsidRPr="00485245">
        <w:rPr>
          <w:sz w:val="20"/>
          <w:lang w:val="en-GB"/>
        </w:rPr>
        <w:t xml:space="preserve">, </w:t>
      </w:r>
      <w:r w:rsidRPr="00485245">
        <w:rPr>
          <w:i/>
          <w:iCs/>
          <w:sz w:val="20"/>
          <w:lang w:val="en-GB"/>
        </w:rPr>
        <w:t>118</w:t>
      </w:r>
      <w:r w:rsidRPr="00485245">
        <w:rPr>
          <w:sz w:val="20"/>
          <w:lang w:val="en-GB"/>
        </w:rPr>
        <w:t>(2), 133–173. https://doi.org/10.1016/j.jet.2003.12.004</w:t>
      </w:r>
    </w:p>
    <w:p w14:paraId="5F862C3A" w14:textId="77777777" w:rsidR="00485245" w:rsidRPr="00485245" w:rsidRDefault="00485245" w:rsidP="00485245">
      <w:pPr>
        <w:pStyle w:val="Bibliography"/>
        <w:rPr>
          <w:sz w:val="20"/>
          <w:lang w:val="en-GB"/>
        </w:rPr>
      </w:pPr>
      <w:r w:rsidRPr="00485245">
        <w:rPr>
          <w:sz w:val="20"/>
          <w:lang w:val="en-GB"/>
        </w:rPr>
        <w:t xml:space="preserve">Gilboa, I., &amp; Schmeidler, D. (1989). Maxmin expected utility with non-unique prior. </w:t>
      </w:r>
      <w:r w:rsidRPr="00485245">
        <w:rPr>
          <w:i/>
          <w:iCs/>
          <w:sz w:val="20"/>
          <w:lang w:val="en-GB"/>
        </w:rPr>
        <w:t>Journal of Mathematical Economics</w:t>
      </w:r>
      <w:r w:rsidRPr="00485245">
        <w:rPr>
          <w:sz w:val="20"/>
          <w:lang w:val="en-GB"/>
        </w:rPr>
        <w:t xml:space="preserve">, </w:t>
      </w:r>
      <w:r w:rsidRPr="00485245">
        <w:rPr>
          <w:i/>
          <w:iCs/>
          <w:sz w:val="20"/>
          <w:lang w:val="en-GB"/>
        </w:rPr>
        <w:t>18</w:t>
      </w:r>
      <w:r w:rsidRPr="00485245">
        <w:rPr>
          <w:sz w:val="20"/>
          <w:lang w:val="en-GB"/>
        </w:rPr>
        <w:t>(2), 141–153. https://doi.org/10.1016/0304-4068(89)90018-9</w:t>
      </w:r>
    </w:p>
    <w:p w14:paraId="395B8543" w14:textId="77777777" w:rsidR="00485245" w:rsidRPr="00485245" w:rsidRDefault="00485245" w:rsidP="00485245">
      <w:pPr>
        <w:pStyle w:val="Bibliography"/>
        <w:rPr>
          <w:sz w:val="20"/>
          <w:lang w:val="en-GB"/>
        </w:rPr>
      </w:pPr>
      <w:r w:rsidRPr="00485245">
        <w:rPr>
          <w:sz w:val="20"/>
          <w:lang w:val="en-GB"/>
        </w:rPr>
        <w:t xml:space="preserve">Hardaker, J. B., Huirne, R. B. M., Anderson, J. R., &amp; Lien, G. (2015). </w:t>
      </w:r>
      <w:r w:rsidRPr="00485245">
        <w:rPr>
          <w:i/>
          <w:iCs/>
          <w:sz w:val="20"/>
          <w:lang w:val="en-GB"/>
        </w:rPr>
        <w:t>Coping With Risk in Agriculture</w:t>
      </w:r>
      <w:r w:rsidRPr="00485245">
        <w:rPr>
          <w:sz w:val="20"/>
          <w:lang w:val="en-GB"/>
        </w:rPr>
        <w:t xml:space="preserve"> (3rd ed.). CABI Publishing. https://www.cabidigitallibrary.org/doi/book/10.1079/9781780645742.0000</w:t>
      </w:r>
    </w:p>
    <w:p w14:paraId="07142D2A" w14:textId="77777777" w:rsidR="00485245" w:rsidRPr="00485245" w:rsidRDefault="00485245" w:rsidP="00485245">
      <w:pPr>
        <w:pStyle w:val="Bibliography"/>
        <w:rPr>
          <w:sz w:val="20"/>
          <w:lang w:val="en-GB"/>
        </w:rPr>
      </w:pPr>
      <w:r w:rsidRPr="00485245">
        <w:rPr>
          <w:sz w:val="20"/>
          <w:lang w:val="en-GB"/>
        </w:rPr>
        <w:t xml:space="preserve">Huber, P. J. (1973). Robust Regression: Asymptotics, Conjectures and Monte Carlo. </w:t>
      </w:r>
      <w:r w:rsidRPr="00485245">
        <w:rPr>
          <w:i/>
          <w:iCs/>
          <w:sz w:val="20"/>
          <w:lang w:val="en-GB"/>
        </w:rPr>
        <w:t>The Annals of Statistics</w:t>
      </w:r>
      <w:r w:rsidRPr="00485245">
        <w:rPr>
          <w:sz w:val="20"/>
          <w:lang w:val="en-GB"/>
        </w:rPr>
        <w:t xml:space="preserve">, </w:t>
      </w:r>
      <w:r w:rsidRPr="00485245">
        <w:rPr>
          <w:i/>
          <w:iCs/>
          <w:sz w:val="20"/>
          <w:lang w:val="en-GB"/>
        </w:rPr>
        <w:t>1</w:t>
      </w:r>
      <w:r w:rsidRPr="00485245">
        <w:rPr>
          <w:sz w:val="20"/>
          <w:lang w:val="en-GB"/>
        </w:rPr>
        <w:t>(5), 799–821.</w:t>
      </w:r>
    </w:p>
    <w:p w14:paraId="2C156539" w14:textId="77777777" w:rsidR="00485245" w:rsidRPr="00485245" w:rsidRDefault="00485245" w:rsidP="00485245">
      <w:pPr>
        <w:pStyle w:val="Bibliography"/>
        <w:rPr>
          <w:sz w:val="20"/>
          <w:lang w:val="en-GB"/>
        </w:rPr>
      </w:pPr>
      <w:r w:rsidRPr="00485245">
        <w:rPr>
          <w:sz w:val="20"/>
          <w:lang w:val="en-GB"/>
        </w:rPr>
        <w:t xml:space="preserve">IFA. (2022). </w:t>
      </w:r>
      <w:r w:rsidRPr="00485245">
        <w:rPr>
          <w:i/>
          <w:iCs/>
          <w:sz w:val="20"/>
          <w:lang w:val="en-GB"/>
        </w:rPr>
        <w:t>Fertilizer use by crop and country for the 2017-2018 period</w:t>
      </w:r>
      <w:r w:rsidRPr="00485245">
        <w:rPr>
          <w:sz w:val="20"/>
          <w:lang w:val="en-GB"/>
        </w:rPr>
        <w:t>. International Fertilizer Association (IFA).</w:t>
      </w:r>
    </w:p>
    <w:p w14:paraId="4BD901B1" w14:textId="77777777" w:rsidR="00485245" w:rsidRPr="00485245" w:rsidRDefault="00485245" w:rsidP="00485245">
      <w:pPr>
        <w:pStyle w:val="Bibliography"/>
        <w:rPr>
          <w:sz w:val="20"/>
          <w:lang w:val="en-GB"/>
        </w:rPr>
      </w:pPr>
      <w:r w:rsidRPr="00485245">
        <w:rPr>
          <w:sz w:val="20"/>
          <w:lang w:val="en-GB"/>
        </w:rPr>
        <w:t xml:space="preserve">Just, R. E., &amp; Pope, R. D. (1978). Stochastic specification of production functions and economic implications. </w:t>
      </w:r>
      <w:r w:rsidRPr="00485245">
        <w:rPr>
          <w:i/>
          <w:iCs/>
          <w:sz w:val="20"/>
          <w:lang w:val="en-GB"/>
        </w:rPr>
        <w:t>Journal of Econometrics</w:t>
      </w:r>
      <w:r w:rsidRPr="00485245">
        <w:rPr>
          <w:sz w:val="20"/>
          <w:lang w:val="en-GB"/>
        </w:rPr>
        <w:t xml:space="preserve">, </w:t>
      </w:r>
      <w:r w:rsidRPr="00485245">
        <w:rPr>
          <w:i/>
          <w:iCs/>
          <w:sz w:val="20"/>
          <w:lang w:val="en-GB"/>
        </w:rPr>
        <w:t>7</w:t>
      </w:r>
      <w:r w:rsidRPr="00485245">
        <w:rPr>
          <w:sz w:val="20"/>
          <w:lang w:val="en-GB"/>
        </w:rPr>
        <w:t>(1), 67–86. https://doi.org/10.1016/0304-4076(78)90006-4</w:t>
      </w:r>
    </w:p>
    <w:p w14:paraId="5F22AFCD" w14:textId="77777777" w:rsidR="00485245" w:rsidRPr="00485245" w:rsidRDefault="00485245" w:rsidP="00485245">
      <w:pPr>
        <w:pStyle w:val="Bibliography"/>
        <w:rPr>
          <w:sz w:val="20"/>
          <w:lang w:val="en-GB"/>
        </w:rPr>
      </w:pPr>
      <w:r w:rsidRPr="00485245">
        <w:rPr>
          <w:sz w:val="20"/>
          <w:lang w:val="en-GB"/>
        </w:rPr>
        <w:t xml:space="preserve">Just, R. E., &amp; Pope, R. D. (1979). Production Function Estimation and Related Risk Considerations. </w:t>
      </w:r>
      <w:r w:rsidRPr="00485245">
        <w:rPr>
          <w:i/>
          <w:iCs/>
          <w:sz w:val="20"/>
          <w:lang w:val="en-GB"/>
        </w:rPr>
        <w:t>American Journal of Agricultural Economics</w:t>
      </w:r>
      <w:r w:rsidRPr="00485245">
        <w:rPr>
          <w:sz w:val="20"/>
          <w:lang w:val="en-GB"/>
        </w:rPr>
        <w:t xml:space="preserve">, </w:t>
      </w:r>
      <w:r w:rsidRPr="00485245">
        <w:rPr>
          <w:i/>
          <w:iCs/>
          <w:sz w:val="20"/>
          <w:lang w:val="en-GB"/>
        </w:rPr>
        <w:t>61</w:t>
      </w:r>
      <w:r w:rsidRPr="00485245">
        <w:rPr>
          <w:sz w:val="20"/>
          <w:lang w:val="en-GB"/>
        </w:rPr>
        <w:t>(2), 276–284. https://doi.org/10.2307/1239732</w:t>
      </w:r>
    </w:p>
    <w:p w14:paraId="50BF36C5" w14:textId="77777777" w:rsidR="00485245" w:rsidRPr="00485245" w:rsidRDefault="00485245" w:rsidP="00485245">
      <w:pPr>
        <w:pStyle w:val="Bibliography"/>
        <w:rPr>
          <w:sz w:val="20"/>
          <w:lang w:val="en-GB"/>
        </w:rPr>
      </w:pPr>
      <w:r w:rsidRPr="00485245">
        <w:rPr>
          <w:sz w:val="20"/>
          <w:lang w:val="en-GB"/>
        </w:rPr>
        <w:t xml:space="preserve">Knight, F. H. (1921). </w:t>
      </w:r>
      <w:r w:rsidRPr="00485245">
        <w:rPr>
          <w:i/>
          <w:iCs/>
          <w:sz w:val="20"/>
          <w:lang w:val="en-GB"/>
        </w:rPr>
        <w:t>Risk, uncertainty and profit</w:t>
      </w:r>
      <w:r w:rsidRPr="00485245">
        <w:rPr>
          <w:sz w:val="20"/>
          <w:lang w:val="en-GB"/>
        </w:rPr>
        <w:t xml:space="preserve"> (Vol. 31). Houghton Mifflin.</w:t>
      </w:r>
    </w:p>
    <w:p w14:paraId="52A5019A" w14:textId="77777777" w:rsidR="00485245" w:rsidRPr="00485245" w:rsidRDefault="00485245" w:rsidP="00485245">
      <w:pPr>
        <w:pStyle w:val="Bibliography"/>
        <w:rPr>
          <w:sz w:val="20"/>
          <w:lang w:val="en-GB"/>
        </w:rPr>
      </w:pPr>
      <w:r w:rsidRPr="00485245">
        <w:rPr>
          <w:sz w:val="20"/>
          <w:lang w:val="en-GB"/>
        </w:rPr>
        <w:t xml:space="preserve">Li, J., &amp; Chavas, J. P. (2023). A dynamic analysis of the distribution of commodity futures and spot prices. </w:t>
      </w:r>
      <w:r w:rsidRPr="00485245">
        <w:rPr>
          <w:i/>
          <w:iCs/>
          <w:sz w:val="20"/>
          <w:lang w:val="en-GB"/>
        </w:rPr>
        <w:t>American Journal of Agricultural Economics</w:t>
      </w:r>
      <w:r w:rsidRPr="00485245">
        <w:rPr>
          <w:sz w:val="20"/>
          <w:lang w:val="en-GB"/>
        </w:rPr>
        <w:t xml:space="preserve">, </w:t>
      </w:r>
      <w:r w:rsidRPr="00485245">
        <w:rPr>
          <w:i/>
          <w:iCs/>
          <w:sz w:val="20"/>
          <w:lang w:val="en-GB"/>
        </w:rPr>
        <w:t>105</w:t>
      </w:r>
      <w:r w:rsidRPr="00485245">
        <w:rPr>
          <w:sz w:val="20"/>
          <w:lang w:val="en-GB"/>
        </w:rPr>
        <w:t>(1), 122–143. https://doi.org/10.1111/ajae.12309</w:t>
      </w:r>
    </w:p>
    <w:p w14:paraId="1F3B4937" w14:textId="77777777" w:rsidR="00485245" w:rsidRPr="00485245" w:rsidRDefault="00485245" w:rsidP="00485245">
      <w:pPr>
        <w:pStyle w:val="Bibliography"/>
        <w:rPr>
          <w:sz w:val="20"/>
          <w:lang w:val="en-GB"/>
        </w:rPr>
      </w:pPr>
      <w:r w:rsidRPr="00485245">
        <w:rPr>
          <w:sz w:val="20"/>
          <w:lang w:val="en-GB"/>
        </w:rPr>
        <w:t xml:space="preserve">Mattos, F., Garcia, P., &amp; Pennings, J. M. E. (2008). Probability weighting and loss aversion in futures hedging. </w:t>
      </w:r>
      <w:r w:rsidRPr="00485245">
        <w:rPr>
          <w:i/>
          <w:iCs/>
          <w:sz w:val="20"/>
          <w:lang w:val="en-GB"/>
        </w:rPr>
        <w:t>Journal of Financial Markets</w:t>
      </w:r>
      <w:r w:rsidRPr="00485245">
        <w:rPr>
          <w:sz w:val="20"/>
          <w:lang w:val="en-GB"/>
        </w:rPr>
        <w:t xml:space="preserve">, </w:t>
      </w:r>
      <w:r w:rsidRPr="00485245">
        <w:rPr>
          <w:i/>
          <w:iCs/>
          <w:sz w:val="20"/>
          <w:lang w:val="en-GB"/>
        </w:rPr>
        <w:t>11</w:t>
      </w:r>
      <w:r w:rsidRPr="00485245">
        <w:rPr>
          <w:sz w:val="20"/>
          <w:lang w:val="en-GB"/>
        </w:rPr>
        <w:t>(4), 433–452. https://doi.org/10.1016/j.finmar.2008.04.002</w:t>
      </w:r>
    </w:p>
    <w:p w14:paraId="40747568" w14:textId="77777777" w:rsidR="00485245" w:rsidRPr="00485245" w:rsidRDefault="00485245" w:rsidP="00485245">
      <w:pPr>
        <w:pStyle w:val="Bibliography"/>
        <w:rPr>
          <w:sz w:val="20"/>
          <w:lang w:val="en-GB"/>
        </w:rPr>
      </w:pPr>
      <w:r w:rsidRPr="00485245">
        <w:rPr>
          <w:sz w:val="20"/>
          <w:lang w:val="en-GB"/>
        </w:rPr>
        <w:t xml:space="preserve">Nelsen. (2006). </w:t>
      </w:r>
      <w:r w:rsidRPr="00485245">
        <w:rPr>
          <w:i/>
          <w:iCs/>
          <w:sz w:val="20"/>
          <w:lang w:val="en-GB"/>
        </w:rPr>
        <w:t>An Introduction to Copulas</w:t>
      </w:r>
      <w:r w:rsidRPr="00485245">
        <w:rPr>
          <w:sz w:val="20"/>
          <w:lang w:val="en-GB"/>
        </w:rPr>
        <w:t>. Springer. https://doi.org/10.1007/0-387-28678-0</w:t>
      </w:r>
    </w:p>
    <w:p w14:paraId="4EC8F9FC" w14:textId="77777777" w:rsidR="00485245" w:rsidRPr="00485245" w:rsidRDefault="00485245" w:rsidP="00485245">
      <w:pPr>
        <w:pStyle w:val="Bibliography"/>
        <w:rPr>
          <w:sz w:val="20"/>
        </w:rPr>
      </w:pPr>
      <w:r w:rsidRPr="00485245">
        <w:rPr>
          <w:sz w:val="20"/>
          <w:lang w:val="en-GB"/>
        </w:rPr>
        <w:t xml:space="preserve">Prelec, D. (1998). The Probability Weighting Function. </w:t>
      </w:r>
      <w:r w:rsidRPr="00485245">
        <w:rPr>
          <w:i/>
          <w:iCs/>
          <w:sz w:val="20"/>
        </w:rPr>
        <w:t>Econometrica</w:t>
      </w:r>
      <w:r w:rsidRPr="00485245">
        <w:rPr>
          <w:sz w:val="20"/>
        </w:rPr>
        <w:t xml:space="preserve">, </w:t>
      </w:r>
      <w:r w:rsidRPr="00485245">
        <w:rPr>
          <w:i/>
          <w:iCs/>
          <w:sz w:val="20"/>
        </w:rPr>
        <w:t>66</w:t>
      </w:r>
      <w:r w:rsidRPr="00485245">
        <w:rPr>
          <w:sz w:val="20"/>
        </w:rPr>
        <w:t>(3), 497–527. https://doi.org/10.2307/2998573</w:t>
      </w:r>
    </w:p>
    <w:p w14:paraId="0F2B2545" w14:textId="77777777" w:rsidR="00485245" w:rsidRPr="00485245" w:rsidRDefault="00485245" w:rsidP="00485245">
      <w:pPr>
        <w:pStyle w:val="Bibliography"/>
        <w:rPr>
          <w:sz w:val="20"/>
        </w:rPr>
      </w:pPr>
      <w:r w:rsidRPr="00485245">
        <w:rPr>
          <w:sz w:val="20"/>
        </w:rPr>
        <w:t xml:space="preserve">Sklar, M. (1959). </w:t>
      </w:r>
      <w:r w:rsidRPr="00485245">
        <w:rPr>
          <w:i/>
          <w:iCs/>
          <w:sz w:val="20"/>
        </w:rPr>
        <w:t>Fonctions de Répartition À N Dimensions Et Leurs Marges</w:t>
      </w:r>
      <w:r w:rsidRPr="00485245">
        <w:rPr>
          <w:sz w:val="20"/>
        </w:rPr>
        <w:t>. Université Paris 8. https://books.google.nl/books?id=nreSmAEACAAJ</w:t>
      </w:r>
    </w:p>
    <w:p w14:paraId="0541910D" w14:textId="77777777" w:rsidR="00485245" w:rsidRPr="00485245" w:rsidRDefault="00485245" w:rsidP="00485245">
      <w:pPr>
        <w:pStyle w:val="Bibliography"/>
        <w:rPr>
          <w:sz w:val="20"/>
          <w:lang w:val="en-GB"/>
        </w:rPr>
      </w:pPr>
      <w:r w:rsidRPr="00485245">
        <w:rPr>
          <w:sz w:val="20"/>
        </w:rPr>
        <w:lastRenderedPageBreak/>
        <w:t xml:space="preserve">Spada, R., Moritz, L., Rommel, J., Cerroni, S., Meuwissen, M. P. M., &amp; Dalhaus, T. (2025). </w:t>
      </w:r>
      <w:r w:rsidRPr="00485245">
        <w:rPr>
          <w:i/>
          <w:iCs/>
          <w:sz w:val="20"/>
          <w:lang w:val="en-GB"/>
        </w:rPr>
        <w:t>Behavioral Preferences Affecting the Adoption of Financial Price Risk Management Tools in Agriculture: A Systematic Literature Review</w:t>
      </w:r>
      <w:r w:rsidRPr="00485245">
        <w:rPr>
          <w:sz w:val="20"/>
          <w:lang w:val="en-GB"/>
        </w:rPr>
        <w:t>. https://doi.org/10.22004/ag.econ.356632</w:t>
      </w:r>
    </w:p>
    <w:p w14:paraId="3F66500D" w14:textId="77777777" w:rsidR="00485245" w:rsidRPr="00485245" w:rsidRDefault="00485245" w:rsidP="00485245">
      <w:pPr>
        <w:pStyle w:val="Bibliography"/>
        <w:rPr>
          <w:sz w:val="20"/>
          <w:lang w:val="en-GB"/>
        </w:rPr>
      </w:pPr>
      <w:r w:rsidRPr="00485245">
        <w:rPr>
          <w:sz w:val="20"/>
          <w:lang w:val="en-GB"/>
        </w:rPr>
        <w:t xml:space="preserve">Tversky, A., &amp; Kahneman, D. (1981). The Framing of Decisions and the Psychology of Choice. </w:t>
      </w:r>
      <w:r w:rsidRPr="00485245">
        <w:rPr>
          <w:i/>
          <w:iCs/>
          <w:sz w:val="20"/>
          <w:lang w:val="en-GB"/>
        </w:rPr>
        <w:t>Science</w:t>
      </w:r>
      <w:r w:rsidRPr="00485245">
        <w:rPr>
          <w:sz w:val="20"/>
          <w:lang w:val="en-GB"/>
        </w:rPr>
        <w:t xml:space="preserve">, </w:t>
      </w:r>
      <w:r w:rsidRPr="00485245">
        <w:rPr>
          <w:i/>
          <w:iCs/>
          <w:sz w:val="20"/>
          <w:lang w:val="en-GB"/>
        </w:rPr>
        <w:t>211</w:t>
      </w:r>
      <w:r w:rsidRPr="00485245">
        <w:rPr>
          <w:sz w:val="20"/>
          <w:lang w:val="en-GB"/>
        </w:rPr>
        <w:t>(4481), 453–458. https://doi.org/10.1126/science.7455683</w:t>
      </w:r>
    </w:p>
    <w:p w14:paraId="5319E2A1" w14:textId="77777777" w:rsidR="00485245" w:rsidRPr="00485245" w:rsidRDefault="00485245" w:rsidP="00485245">
      <w:pPr>
        <w:pStyle w:val="Bibliography"/>
        <w:rPr>
          <w:sz w:val="20"/>
        </w:rPr>
      </w:pPr>
      <w:r w:rsidRPr="00485245">
        <w:rPr>
          <w:sz w:val="20"/>
          <w:lang w:val="en-GB"/>
        </w:rPr>
        <w:t xml:space="preserve">Tversky, A., &amp; Kahneman, D. (1992). Advances in prospect theory: Cumulative representation of uncertainty. </w:t>
      </w:r>
      <w:r w:rsidRPr="00485245">
        <w:rPr>
          <w:i/>
          <w:iCs/>
          <w:sz w:val="20"/>
        </w:rPr>
        <w:t>Journal of Risk and Uncertainty</w:t>
      </w:r>
      <w:r w:rsidRPr="00485245">
        <w:rPr>
          <w:sz w:val="20"/>
        </w:rPr>
        <w:t xml:space="preserve">, </w:t>
      </w:r>
      <w:r w:rsidRPr="00485245">
        <w:rPr>
          <w:i/>
          <w:iCs/>
          <w:sz w:val="20"/>
        </w:rPr>
        <w:t>5</w:t>
      </w:r>
      <w:r w:rsidRPr="00485245">
        <w:rPr>
          <w:sz w:val="20"/>
        </w:rPr>
        <w:t>(4), 297–323. https://doi.org/10.1007/BF00122574</w:t>
      </w:r>
    </w:p>
    <w:p w14:paraId="3D220838" w14:textId="70B08B14" w:rsidR="00BC7BC3" w:rsidRPr="00292C54" w:rsidRDefault="00965581" w:rsidP="00292C54">
      <w:pPr>
        <w:spacing w:line="360" w:lineRule="auto"/>
        <w:jc w:val="both"/>
        <w:rPr>
          <w:rFonts w:ascii="Arial" w:hAnsi="Arial" w:cs="Arial"/>
          <w:color w:val="222222"/>
          <w:sz w:val="20"/>
          <w:shd w:val="clear" w:color="auto" w:fill="FFFFFF"/>
          <w:lang w:val="en-US"/>
        </w:rPr>
      </w:pPr>
      <w:r>
        <w:rPr>
          <w:rFonts w:ascii="Arial" w:hAnsi="Arial" w:cs="Arial"/>
          <w:color w:val="222222"/>
          <w:sz w:val="20"/>
          <w:shd w:val="clear" w:color="auto" w:fill="FFFFFF"/>
        </w:rPr>
        <w:fldChar w:fldCharType="end"/>
      </w:r>
    </w:p>
    <w:sectPr w:rsidR="00BC7BC3" w:rsidRPr="00292C54" w:rsidSect="006D1B18">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obias Dalhaus" w:date="2025-06-18T10:02:00Z" w:initials="TD">
    <w:p w14:paraId="63251D0B" w14:textId="77777777" w:rsidR="000002F3" w:rsidRPr="00BF7C03" w:rsidRDefault="000002F3" w:rsidP="00C234CA">
      <w:pPr>
        <w:pStyle w:val="CommentText"/>
        <w:rPr>
          <w:lang w:val="en-GB"/>
        </w:rPr>
      </w:pPr>
      <w:r>
        <w:rPr>
          <w:rStyle w:val="CommentReference"/>
        </w:rPr>
        <w:annotationRef/>
      </w:r>
      <w:r>
        <w:rPr>
          <w:lang w:val="en-US"/>
        </w:rPr>
        <w:t>Add later</w:t>
      </w:r>
    </w:p>
  </w:comment>
  <w:comment w:id="7" w:author="Spada, Riccardo" w:date="2025-09-26T12:06:00Z" w:initials="SR">
    <w:p w14:paraId="4A93E545" w14:textId="1AB2A396" w:rsidR="000002F3" w:rsidRPr="009B316B" w:rsidRDefault="000002F3">
      <w:pPr>
        <w:pStyle w:val="CommentText"/>
        <w:rPr>
          <w:lang w:val="en-GB"/>
        </w:rPr>
      </w:pPr>
      <w:r>
        <w:rPr>
          <w:rStyle w:val="CommentReference"/>
        </w:rPr>
        <w:annotationRef/>
      </w:r>
      <w:r w:rsidRPr="009B316B">
        <w:rPr>
          <w:lang w:val="en-GB"/>
        </w:rPr>
        <w:t xml:space="preserve">Tobi is this the english name for the </w:t>
      </w:r>
      <w:r w:rsidRPr="002C0437">
        <w:rPr>
          <w:lang w:val="en-GB"/>
        </w:rPr>
        <w:t>Köln-Aachener-Bucht</w:t>
      </w:r>
      <w:r>
        <w:rPr>
          <w:lang w:val="en-GB"/>
        </w:rPr>
        <w:t xml:space="preserve"> area?</w:t>
      </w:r>
    </w:p>
  </w:comment>
  <w:comment w:id="8" w:author="Spada, Riccardo" w:date="2025-09-26T12:23:00Z" w:initials="SR">
    <w:p w14:paraId="092AE68A" w14:textId="0AA400D2" w:rsidR="000002F3" w:rsidRDefault="000002F3">
      <w:pPr>
        <w:pStyle w:val="CommentText"/>
      </w:pPr>
      <w:r>
        <w:rPr>
          <w:rStyle w:val="CommentReference"/>
        </w:rPr>
        <w:annotationRef/>
      </w:r>
      <w:r>
        <w:t>Please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251D0B" w15:done="0"/>
  <w15:commentEx w15:paraId="4A93E545" w15:done="0"/>
  <w15:commentEx w15:paraId="092AE6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C2F7823" w16cex:dateUtc="2025-06-18T08:02:00Z"/>
  <w16cex:commentExtensible w16cex:durableId="2C810060" w16cex:dateUtc="2025-09-26T10:06:00Z"/>
  <w16cex:commentExtensible w16cex:durableId="2C81042A" w16cex:dateUtc="2025-09-26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251D0B" w16cid:durableId="6C2F7823"/>
  <w16cid:commentId w16cid:paraId="4A93E545" w16cid:durableId="2C810060"/>
  <w16cid:commentId w16cid:paraId="092AE68A" w16cid:durableId="2C8104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C3BE8" w14:textId="77777777" w:rsidR="00F93E37" w:rsidRDefault="00F93E37" w:rsidP="002F2556">
      <w:r>
        <w:separator/>
      </w:r>
    </w:p>
  </w:endnote>
  <w:endnote w:type="continuationSeparator" w:id="0">
    <w:p w14:paraId="7719912F" w14:textId="77777777" w:rsidR="00F93E37" w:rsidRDefault="00F93E37" w:rsidP="002F2556">
      <w:r>
        <w:continuationSeparator/>
      </w:r>
    </w:p>
  </w:endnote>
  <w:endnote w:type="continuationNotice" w:id="1">
    <w:p w14:paraId="7DF603F7" w14:textId="77777777" w:rsidR="00F93E37" w:rsidRDefault="00F93E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6CC2" w14:textId="77777777" w:rsidR="000002F3" w:rsidRDefault="00000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BCF0E" w14:textId="77777777" w:rsidR="000002F3" w:rsidRDefault="000002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CEC3" w14:textId="77777777" w:rsidR="000002F3" w:rsidRDefault="00000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ACE54" w14:textId="77777777" w:rsidR="00F93E37" w:rsidRDefault="00F93E37" w:rsidP="002F2556">
      <w:r>
        <w:separator/>
      </w:r>
    </w:p>
  </w:footnote>
  <w:footnote w:type="continuationSeparator" w:id="0">
    <w:p w14:paraId="3F4100E7" w14:textId="77777777" w:rsidR="00F93E37" w:rsidRDefault="00F93E37" w:rsidP="002F2556">
      <w:r>
        <w:continuationSeparator/>
      </w:r>
    </w:p>
  </w:footnote>
  <w:footnote w:type="continuationNotice" w:id="1">
    <w:p w14:paraId="2FE4360D" w14:textId="77777777" w:rsidR="00F93E37" w:rsidRDefault="00F93E37"/>
  </w:footnote>
  <w:footnote w:id="2">
    <w:p w14:paraId="35AA9867" w14:textId="4F4F6A0F" w:rsidR="000002F3" w:rsidRPr="00072D32" w:rsidRDefault="000002F3" w:rsidP="002E2B0F">
      <w:pPr>
        <w:pStyle w:val="FootnoteText"/>
        <w:jc w:val="both"/>
        <w:rPr>
          <w:lang w:val="en-GB"/>
        </w:rPr>
      </w:pPr>
      <w:r>
        <w:rPr>
          <w:rStyle w:val="FootnoteReference"/>
        </w:rPr>
        <w:footnoteRef/>
      </w:r>
      <w:r w:rsidRPr="00072D32">
        <w:rPr>
          <w:lang w:val="en-GB"/>
        </w:rPr>
        <w:t xml:space="preserve"> </w:t>
      </w:r>
      <w:r w:rsidRPr="00D8332A">
        <w:rPr>
          <w:sz w:val="18"/>
          <w:szCs w:val="18"/>
          <w:lang w:val="en-GB"/>
        </w:rPr>
        <w:t xml:space="preserve">Conte &amp; Hey (2013) and Hey &amp; Pace (2014), assessed the most relevant decision models under ambiguity broadly dividing them into those that use second-order probabilities and those that do not. </w:t>
      </w:r>
      <w:r w:rsidRPr="00E65408">
        <w:rPr>
          <w:sz w:val="18"/>
          <w:szCs w:val="18"/>
          <w:lang w:val="en-GB"/>
        </w:rPr>
        <w:t>Among the non-SOMs, Hey &amp; Pace (2014) conclude that the Vector EU model (Siniscalchi, 2009) and the Alpha EU model (Ghirardato et al., 2004) perform better than the Subjective EU model (Savage, 1954) in explaining behaviour, but they perform similarly when it comes to prediction</w:t>
      </w:r>
      <w:r w:rsidRPr="002D2774">
        <w:rPr>
          <w:sz w:val="18"/>
          <w:szCs w:val="18"/>
          <w:lang w:val="en-GB"/>
        </w:rPr>
        <w:t>.</w:t>
      </w:r>
    </w:p>
  </w:footnote>
  <w:footnote w:id="3">
    <w:p w14:paraId="4DC4A8AC" w14:textId="77777777" w:rsidR="000002F3" w:rsidRPr="00AB3ACB" w:rsidRDefault="000002F3" w:rsidP="00C220C4">
      <w:pPr>
        <w:pStyle w:val="FootnoteText"/>
        <w:jc w:val="both"/>
        <w:rPr>
          <w:lang w:val="en-US"/>
        </w:rPr>
      </w:pPr>
      <w:r w:rsidRPr="00431F2B">
        <w:rPr>
          <w:rStyle w:val="FootnoteReference"/>
        </w:rPr>
        <w:footnoteRef/>
      </w:r>
      <w:r w:rsidRPr="00AB3ACB">
        <w:rPr>
          <w:lang w:val="en-GB"/>
        </w:rPr>
        <w:t xml:space="preserve"> </w:t>
      </w:r>
      <w:r w:rsidRPr="00680D1B">
        <w:rPr>
          <w:sz w:val="18"/>
          <w:szCs w:val="18"/>
          <w:lang w:val="en-GB"/>
        </w:rPr>
        <w:t xml:space="preserve">Other contract specifications may also include quality and time of delivery, and input suppliers can also offer additional benefits such as financing and </w:t>
      </w:r>
      <w:r>
        <w:rPr>
          <w:sz w:val="18"/>
          <w:szCs w:val="18"/>
          <w:lang w:val="en-GB"/>
        </w:rPr>
        <w:t>fertiliser</w:t>
      </w:r>
      <w:r w:rsidRPr="00680D1B">
        <w:rPr>
          <w:sz w:val="18"/>
          <w:szCs w:val="18"/>
          <w:lang w:val="en-GB"/>
        </w:rPr>
        <w:t xml:space="preserve"> recommendations.</w:t>
      </w:r>
    </w:p>
  </w:footnote>
  <w:footnote w:id="4">
    <w:p w14:paraId="691A6831" w14:textId="38CB248E" w:rsidR="000002F3" w:rsidRPr="00783021" w:rsidRDefault="000002F3" w:rsidP="004A7D28">
      <w:pPr>
        <w:pStyle w:val="FootnoteText"/>
        <w:rPr>
          <w:sz w:val="18"/>
          <w:szCs w:val="18"/>
          <w:lang w:val="en-GB"/>
        </w:rPr>
      </w:pPr>
      <w:r w:rsidRPr="00431F2B">
        <w:rPr>
          <w:rStyle w:val="FootnoteReference"/>
        </w:rPr>
        <w:footnoteRef/>
      </w:r>
      <w:r w:rsidRPr="00972AA3">
        <w:rPr>
          <w:sz w:val="18"/>
          <w:szCs w:val="18"/>
          <w:lang w:val="en-GB"/>
        </w:rPr>
        <w:t xml:space="preserve"> We do not specify other contract parameters like quantity, delivery, and settlement date, as they can be flexibly arranged for both </w:t>
      </w:r>
      <w:r>
        <w:rPr>
          <w:sz w:val="18"/>
          <w:szCs w:val="18"/>
          <w:lang w:val="en-GB"/>
        </w:rPr>
        <w:t>cash</w:t>
      </w:r>
      <w:r w:rsidRPr="00972AA3">
        <w:rPr>
          <w:sz w:val="18"/>
          <w:szCs w:val="18"/>
          <w:lang w:val="en-GB"/>
        </w:rPr>
        <w:t xml:space="preserve"> and forward purchases. </w:t>
      </w:r>
    </w:p>
  </w:footnote>
  <w:footnote w:id="5">
    <w:p w14:paraId="222C8874" w14:textId="2400E12D" w:rsidR="000002F3" w:rsidRPr="00546CEA" w:rsidRDefault="000002F3">
      <w:pPr>
        <w:pStyle w:val="FootnoteText"/>
        <w:rPr>
          <w:lang w:val="en-GB"/>
        </w:rPr>
      </w:pPr>
      <w:r>
        <w:rPr>
          <w:rStyle w:val="FootnoteReference"/>
        </w:rPr>
        <w:footnoteRef/>
      </w:r>
      <w:r w:rsidRPr="00546CEA">
        <w:rPr>
          <w:lang w:val="en-GB"/>
        </w:rPr>
        <w:t xml:space="preserve"> </w:t>
      </w:r>
      <w:r>
        <w:rPr>
          <w:rFonts w:ascii="Times New Roman" w:eastAsiaTheme="minorEastAsia" w:hAnsi="Times New Roman"/>
          <w:szCs w:val="22"/>
          <w:lang w:val="en-US"/>
        </w:rPr>
        <w:fldChar w:fldCharType="begin"/>
      </w:r>
      <w:r>
        <w:rPr>
          <w:rFonts w:ascii="Times New Roman" w:eastAsiaTheme="minorEastAsia" w:hAnsi="Times New Roman"/>
          <w:szCs w:val="22"/>
          <w:lang w:val="en-US"/>
        </w:rPr>
        <w:instrText xml:space="preserve"> ADDIN ZOTERO_ITEM CSL_CITATION {"citationID":"n3hf0giW","properties":{"formattedCitation":"(Finger &amp; Hediger, 2008)","plainCitation":"(Finger &amp; Hediger, 2008)","dontUpdate":true,"noteIndex":4},"citationItems":[{"id":127064,"uris":["http://zotero.org/users/14812719/items/RW4F6YAV"],"itemData":{"id":127064,"type":"article-journal","abstract":"The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Pr>
          <w:rFonts w:ascii="Times New Roman" w:eastAsiaTheme="minorEastAsia" w:hAnsi="Times New Roman"/>
          <w:szCs w:val="22"/>
          <w:lang w:val="en-US"/>
        </w:rPr>
        <w:fldChar w:fldCharType="separate"/>
      </w:r>
      <w:r w:rsidRPr="00110BA9">
        <w:rPr>
          <w:rFonts w:ascii="Times New Roman" w:eastAsiaTheme="minorEastAsia" w:hAnsi="Times New Roman"/>
          <w:lang w:val="en-GB"/>
        </w:rPr>
        <w:t xml:space="preserve">Finger &amp; Hediger </w:t>
      </w:r>
      <w:r>
        <w:rPr>
          <w:rFonts w:ascii="Times New Roman" w:eastAsiaTheme="minorEastAsia" w:hAnsi="Times New Roman"/>
          <w:lang w:val="en-GB"/>
        </w:rPr>
        <w:t>(</w:t>
      </w:r>
      <w:r w:rsidRPr="00110BA9">
        <w:rPr>
          <w:rFonts w:ascii="Times New Roman" w:eastAsiaTheme="minorEastAsia" w:hAnsi="Times New Roman"/>
          <w:lang w:val="en-GB"/>
        </w:rPr>
        <w:t>2008)</w:t>
      </w:r>
      <w:r>
        <w:rPr>
          <w:rFonts w:ascii="Times New Roman" w:eastAsiaTheme="minorEastAsia" w:hAnsi="Times New Roman"/>
          <w:szCs w:val="22"/>
          <w:lang w:val="en-US"/>
        </w:rPr>
        <w:fldChar w:fldCharType="end"/>
      </w:r>
      <w:r>
        <w:rPr>
          <w:rFonts w:ascii="Times New Roman" w:eastAsiaTheme="minorEastAsia" w:hAnsi="Times New Roman"/>
          <w:szCs w:val="22"/>
          <w:lang w:val="en-US"/>
        </w:rPr>
        <w:t xml:space="preserve"> analyzed different functional form for Swiss corn production and suggest that a square root specification of the production function leads to the smallest cost of misspecification.</w:t>
      </w:r>
    </w:p>
  </w:footnote>
  <w:footnote w:id="6">
    <w:p w14:paraId="13EB8CF1" w14:textId="4C4A3210" w:rsidR="000002F3" w:rsidRPr="00453CE8" w:rsidRDefault="000002F3" w:rsidP="00CF10C2">
      <w:pPr>
        <w:pStyle w:val="FootnoteText"/>
        <w:jc w:val="both"/>
        <w:rPr>
          <w:lang w:val="en-US"/>
        </w:rPr>
      </w:pPr>
      <w:r>
        <w:rPr>
          <w:rStyle w:val="FootnoteReference"/>
        </w:rPr>
        <w:footnoteRef/>
      </w:r>
      <w:r w:rsidRPr="007E377F">
        <w:rPr>
          <w:lang w:val="en-GB"/>
        </w:rPr>
        <w:t xml:space="preserve"> </w:t>
      </w:r>
      <w:r>
        <w:rPr>
          <w:lang w:val="en-US"/>
        </w:rPr>
        <w:t>Observed yields are yields simulated with the crop model, expected yields are derived from the production function.</w:t>
      </w:r>
    </w:p>
  </w:footnote>
  <w:footnote w:id="7">
    <w:p w14:paraId="33F5264B" w14:textId="2085CCFF" w:rsidR="000002F3" w:rsidRPr="00EF3FB8" w:rsidRDefault="000002F3" w:rsidP="00CF10C2">
      <w:pPr>
        <w:pStyle w:val="FootnoteText"/>
        <w:jc w:val="both"/>
        <w:rPr>
          <w:lang w:val="en-GB"/>
        </w:rPr>
      </w:pPr>
      <w:r>
        <w:rPr>
          <w:rStyle w:val="FootnoteReference"/>
        </w:rPr>
        <w:footnoteRef/>
      </w:r>
      <w:r w:rsidRPr="00EF3FB8">
        <w:rPr>
          <w:lang w:val="en-GB"/>
        </w:rPr>
        <w:t xml:space="preserve"> </w:t>
      </w:r>
      <w:r>
        <w:rPr>
          <w:lang w:val="en-GB"/>
        </w:rPr>
        <w:t xml:space="preserve">With the assumption </w:t>
      </w:r>
      <w:r w:rsidRPr="00EF3FB8">
        <w:rPr>
          <w:lang w:val="en-GB"/>
        </w:rPr>
        <w:t xml:space="preserve">that </w:t>
      </w:r>
      <w:r w:rsidRPr="00EF3FB8">
        <w:rPr>
          <w:rFonts w:ascii="Cambria Math" w:hAnsi="Cambria Math" w:cs="Cambria Math"/>
        </w:rPr>
        <w:t>𝑔</w:t>
      </w:r>
      <w:r w:rsidRPr="00EF3FB8">
        <w:rPr>
          <w:lang w:val="en-GB"/>
        </w:rPr>
        <w:t>(</w:t>
      </w:r>
      <w:r w:rsidRPr="00EF3FB8">
        <w:rPr>
          <w:rFonts w:ascii="Cambria Math" w:hAnsi="Cambria Math" w:cs="Cambria Math"/>
          <w:lang w:val="en-GB"/>
        </w:rPr>
        <w:t>⋅</w:t>
      </w:r>
      <w:r w:rsidRPr="00EF3FB8">
        <w:rPr>
          <w:lang w:val="en-GB"/>
        </w:rPr>
        <w:t>)</w:t>
      </w:r>
      <w:r>
        <w:rPr>
          <w:lang w:val="en-GB"/>
        </w:rPr>
        <w:t xml:space="preserve"> </w:t>
      </w:r>
      <w:r w:rsidRPr="00EF3FB8">
        <w:rPr>
          <w:lang w:val="en-GB"/>
        </w:rPr>
        <w:t>is differentiable, and its error is serially independent with a continuous distribution function</w:t>
      </w:r>
      <w:r>
        <w:rPr>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812A" w14:textId="77777777" w:rsidR="000002F3" w:rsidRDefault="000002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88D5" w14:textId="77777777" w:rsidR="000002F3" w:rsidRDefault="000002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CD55D" w14:textId="77777777" w:rsidR="000002F3" w:rsidRDefault="00000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3B98"/>
    <w:multiLevelType w:val="hybridMultilevel"/>
    <w:tmpl w:val="ED1C09AA"/>
    <w:lvl w:ilvl="0" w:tplc="4E92BE88">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02423"/>
    <w:multiLevelType w:val="hybridMultilevel"/>
    <w:tmpl w:val="9176D6B0"/>
    <w:lvl w:ilvl="0" w:tplc="E15C2194">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D45B49"/>
    <w:multiLevelType w:val="hybridMultilevel"/>
    <w:tmpl w:val="12165240"/>
    <w:lvl w:ilvl="0" w:tplc="9E52506E">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D5C7881"/>
    <w:multiLevelType w:val="hybridMultilevel"/>
    <w:tmpl w:val="988CC2EE"/>
    <w:lvl w:ilvl="0" w:tplc="D3DC2F58">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500996"/>
    <w:multiLevelType w:val="hybridMultilevel"/>
    <w:tmpl w:val="2DB87384"/>
    <w:lvl w:ilvl="0" w:tplc="7A2694FC">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7D7136E"/>
    <w:multiLevelType w:val="hybridMultilevel"/>
    <w:tmpl w:val="00F4F61A"/>
    <w:lvl w:ilvl="0" w:tplc="D492897C">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C57BF4"/>
    <w:multiLevelType w:val="hybridMultilevel"/>
    <w:tmpl w:val="6778D552"/>
    <w:lvl w:ilvl="0" w:tplc="3A7283F8">
      <w:numFmt w:val="bullet"/>
      <w:lvlText w:val="-"/>
      <w:lvlJc w:val="left"/>
      <w:pPr>
        <w:ind w:left="720" w:hanging="360"/>
      </w:pPr>
      <w:rPr>
        <w:rFonts w:ascii="CG Times" w:eastAsia="Times New Roman" w:hAnsi="CG 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08421F"/>
    <w:multiLevelType w:val="hybridMultilevel"/>
    <w:tmpl w:val="82100FD2"/>
    <w:lvl w:ilvl="0" w:tplc="80409D3C">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0B111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A603655"/>
    <w:multiLevelType w:val="hybridMultilevel"/>
    <w:tmpl w:val="49581E50"/>
    <w:lvl w:ilvl="0" w:tplc="53B48F76">
      <w:start w:val="1"/>
      <w:numFmt w:val="decimal"/>
      <w:lvlText w:val="%1)"/>
      <w:lvlJc w:val="left"/>
      <w:pPr>
        <w:ind w:left="720" w:hanging="360"/>
      </w:pPr>
      <w:rPr>
        <w:rFonts w:ascii="CG Times" w:eastAsia="Times New Roman" w:hAnsi="CG Times" w:cs="Times New Roman"/>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AB38F9"/>
    <w:multiLevelType w:val="hybridMultilevel"/>
    <w:tmpl w:val="333CE5D6"/>
    <w:lvl w:ilvl="0" w:tplc="9F922F76">
      <w:start w:val="13"/>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6557E52"/>
    <w:multiLevelType w:val="hybridMultilevel"/>
    <w:tmpl w:val="EDFA174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CE1F43"/>
    <w:multiLevelType w:val="hybridMultilevel"/>
    <w:tmpl w:val="54E420A8"/>
    <w:lvl w:ilvl="0" w:tplc="BF4EBE84">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4742989"/>
    <w:multiLevelType w:val="hybridMultilevel"/>
    <w:tmpl w:val="20281E82"/>
    <w:lvl w:ilvl="0" w:tplc="CAB64546">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7C84B70"/>
    <w:multiLevelType w:val="multilevel"/>
    <w:tmpl w:val="B2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15237D"/>
    <w:multiLevelType w:val="hybridMultilevel"/>
    <w:tmpl w:val="B644F512"/>
    <w:lvl w:ilvl="0" w:tplc="AA54C4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686766">
    <w:abstractNumId w:val="15"/>
  </w:num>
  <w:num w:numId="2" w16cid:durableId="1797675693">
    <w:abstractNumId w:val="8"/>
  </w:num>
  <w:num w:numId="3" w16cid:durableId="1676033787">
    <w:abstractNumId w:val="6"/>
  </w:num>
  <w:num w:numId="4" w16cid:durableId="1340542488">
    <w:abstractNumId w:val="9"/>
  </w:num>
  <w:num w:numId="5" w16cid:durableId="853885965">
    <w:abstractNumId w:val="1"/>
  </w:num>
  <w:num w:numId="6" w16cid:durableId="1174370570">
    <w:abstractNumId w:val="3"/>
  </w:num>
  <w:num w:numId="7" w16cid:durableId="924847710">
    <w:abstractNumId w:val="14"/>
  </w:num>
  <w:num w:numId="8" w16cid:durableId="2123843559">
    <w:abstractNumId w:val="10"/>
  </w:num>
  <w:num w:numId="9" w16cid:durableId="248269492">
    <w:abstractNumId w:val="2"/>
  </w:num>
  <w:num w:numId="10" w16cid:durableId="1028944994">
    <w:abstractNumId w:val="13"/>
  </w:num>
  <w:num w:numId="11" w16cid:durableId="920069049">
    <w:abstractNumId w:val="12"/>
  </w:num>
  <w:num w:numId="12" w16cid:durableId="211116913">
    <w:abstractNumId w:val="4"/>
  </w:num>
  <w:num w:numId="13" w16cid:durableId="2045592798">
    <w:abstractNumId w:val="5"/>
  </w:num>
  <w:num w:numId="14" w16cid:durableId="407192870">
    <w:abstractNumId w:val="7"/>
  </w:num>
  <w:num w:numId="15" w16cid:durableId="1561555739">
    <w:abstractNumId w:val="0"/>
  </w:num>
  <w:num w:numId="16" w16cid:durableId="22985499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pada, Riccardo">
    <w15:presenceInfo w15:providerId="AD" w15:userId="S::riccardo.spada@wur.nl::994b86d3-29b4-4300-9fb1-4380a0094f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5C"/>
    <w:rsid w:val="000002F3"/>
    <w:rsid w:val="000007E2"/>
    <w:rsid w:val="0000118A"/>
    <w:rsid w:val="0000160C"/>
    <w:rsid w:val="00002480"/>
    <w:rsid w:val="00003142"/>
    <w:rsid w:val="0000381A"/>
    <w:rsid w:val="00003BB6"/>
    <w:rsid w:val="00004238"/>
    <w:rsid w:val="000046F2"/>
    <w:rsid w:val="000054CB"/>
    <w:rsid w:val="00005E16"/>
    <w:rsid w:val="00007F8A"/>
    <w:rsid w:val="0001015A"/>
    <w:rsid w:val="0001084D"/>
    <w:rsid w:val="000131AF"/>
    <w:rsid w:val="00013303"/>
    <w:rsid w:val="00013C03"/>
    <w:rsid w:val="00014994"/>
    <w:rsid w:val="00014A02"/>
    <w:rsid w:val="00015152"/>
    <w:rsid w:val="000154E5"/>
    <w:rsid w:val="00015E1D"/>
    <w:rsid w:val="000176E5"/>
    <w:rsid w:val="00020608"/>
    <w:rsid w:val="00021231"/>
    <w:rsid w:val="00021AC9"/>
    <w:rsid w:val="00021ED8"/>
    <w:rsid w:val="000225E5"/>
    <w:rsid w:val="00022A12"/>
    <w:rsid w:val="00023923"/>
    <w:rsid w:val="00024F38"/>
    <w:rsid w:val="00025949"/>
    <w:rsid w:val="000260CE"/>
    <w:rsid w:val="00030368"/>
    <w:rsid w:val="000309C9"/>
    <w:rsid w:val="00030AAC"/>
    <w:rsid w:val="00031D4D"/>
    <w:rsid w:val="0003287B"/>
    <w:rsid w:val="00032D47"/>
    <w:rsid w:val="00033F34"/>
    <w:rsid w:val="00034DE3"/>
    <w:rsid w:val="00035094"/>
    <w:rsid w:val="00035395"/>
    <w:rsid w:val="00035C21"/>
    <w:rsid w:val="000370E7"/>
    <w:rsid w:val="00037BE3"/>
    <w:rsid w:val="000400A3"/>
    <w:rsid w:val="0004021E"/>
    <w:rsid w:val="000404B3"/>
    <w:rsid w:val="00040A74"/>
    <w:rsid w:val="00040DA5"/>
    <w:rsid w:val="00040F7D"/>
    <w:rsid w:val="00041089"/>
    <w:rsid w:val="00042A52"/>
    <w:rsid w:val="00043744"/>
    <w:rsid w:val="0004435E"/>
    <w:rsid w:val="00044661"/>
    <w:rsid w:val="0004475B"/>
    <w:rsid w:val="00044E9B"/>
    <w:rsid w:val="00044EE8"/>
    <w:rsid w:val="000456CC"/>
    <w:rsid w:val="00045B82"/>
    <w:rsid w:val="00045C75"/>
    <w:rsid w:val="00046448"/>
    <w:rsid w:val="00046C49"/>
    <w:rsid w:val="00046D23"/>
    <w:rsid w:val="0005120F"/>
    <w:rsid w:val="0005124C"/>
    <w:rsid w:val="00051B94"/>
    <w:rsid w:val="000524AF"/>
    <w:rsid w:val="0005338F"/>
    <w:rsid w:val="0005370C"/>
    <w:rsid w:val="000538FD"/>
    <w:rsid w:val="00054216"/>
    <w:rsid w:val="000551C0"/>
    <w:rsid w:val="00055667"/>
    <w:rsid w:val="0005596F"/>
    <w:rsid w:val="00055C87"/>
    <w:rsid w:val="00057578"/>
    <w:rsid w:val="0006060A"/>
    <w:rsid w:val="000608BF"/>
    <w:rsid w:val="00060F43"/>
    <w:rsid w:val="000616D7"/>
    <w:rsid w:val="00062550"/>
    <w:rsid w:val="00062618"/>
    <w:rsid w:val="000626E1"/>
    <w:rsid w:val="00063429"/>
    <w:rsid w:val="0006394A"/>
    <w:rsid w:val="000646C4"/>
    <w:rsid w:val="00064B29"/>
    <w:rsid w:val="000650E4"/>
    <w:rsid w:val="00065888"/>
    <w:rsid w:val="000658A0"/>
    <w:rsid w:val="00065909"/>
    <w:rsid w:val="0006671E"/>
    <w:rsid w:val="00066DD7"/>
    <w:rsid w:val="0006729D"/>
    <w:rsid w:val="000676F2"/>
    <w:rsid w:val="000678F8"/>
    <w:rsid w:val="00067D57"/>
    <w:rsid w:val="000717E6"/>
    <w:rsid w:val="00071F4C"/>
    <w:rsid w:val="0007243E"/>
    <w:rsid w:val="00072D32"/>
    <w:rsid w:val="0007338B"/>
    <w:rsid w:val="0007354F"/>
    <w:rsid w:val="000740EE"/>
    <w:rsid w:val="000746FC"/>
    <w:rsid w:val="000751DE"/>
    <w:rsid w:val="00076312"/>
    <w:rsid w:val="00076378"/>
    <w:rsid w:val="00076AAF"/>
    <w:rsid w:val="00080DB2"/>
    <w:rsid w:val="000813F9"/>
    <w:rsid w:val="00081EDA"/>
    <w:rsid w:val="0008218C"/>
    <w:rsid w:val="00082985"/>
    <w:rsid w:val="000834F5"/>
    <w:rsid w:val="00083902"/>
    <w:rsid w:val="00083909"/>
    <w:rsid w:val="0008440F"/>
    <w:rsid w:val="00084FDF"/>
    <w:rsid w:val="0008573C"/>
    <w:rsid w:val="00085FE5"/>
    <w:rsid w:val="00086932"/>
    <w:rsid w:val="000872B3"/>
    <w:rsid w:val="0008766F"/>
    <w:rsid w:val="000876C5"/>
    <w:rsid w:val="000903C6"/>
    <w:rsid w:val="000918F6"/>
    <w:rsid w:val="00091B90"/>
    <w:rsid w:val="0009313F"/>
    <w:rsid w:val="00093211"/>
    <w:rsid w:val="0009352E"/>
    <w:rsid w:val="00093535"/>
    <w:rsid w:val="000937B8"/>
    <w:rsid w:val="00093AD0"/>
    <w:rsid w:val="00093B97"/>
    <w:rsid w:val="00094241"/>
    <w:rsid w:val="0009476F"/>
    <w:rsid w:val="00094A95"/>
    <w:rsid w:val="00094CEA"/>
    <w:rsid w:val="0009555F"/>
    <w:rsid w:val="000961B4"/>
    <w:rsid w:val="00096739"/>
    <w:rsid w:val="00096CF2"/>
    <w:rsid w:val="0009773C"/>
    <w:rsid w:val="00097E52"/>
    <w:rsid w:val="000A0B02"/>
    <w:rsid w:val="000A0B38"/>
    <w:rsid w:val="000A0D4E"/>
    <w:rsid w:val="000A1721"/>
    <w:rsid w:val="000A1725"/>
    <w:rsid w:val="000A25A5"/>
    <w:rsid w:val="000A2716"/>
    <w:rsid w:val="000A47E6"/>
    <w:rsid w:val="000A58D8"/>
    <w:rsid w:val="000A72B5"/>
    <w:rsid w:val="000A7D3D"/>
    <w:rsid w:val="000A7D4B"/>
    <w:rsid w:val="000A7E57"/>
    <w:rsid w:val="000A7EF6"/>
    <w:rsid w:val="000B0404"/>
    <w:rsid w:val="000B07D0"/>
    <w:rsid w:val="000B0B3E"/>
    <w:rsid w:val="000B1992"/>
    <w:rsid w:val="000B1C0E"/>
    <w:rsid w:val="000B2ADA"/>
    <w:rsid w:val="000B4990"/>
    <w:rsid w:val="000B66A5"/>
    <w:rsid w:val="000B672E"/>
    <w:rsid w:val="000B78E9"/>
    <w:rsid w:val="000B7AED"/>
    <w:rsid w:val="000C0834"/>
    <w:rsid w:val="000C1315"/>
    <w:rsid w:val="000C17A7"/>
    <w:rsid w:val="000C4021"/>
    <w:rsid w:val="000C430F"/>
    <w:rsid w:val="000C48DE"/>
    <w:rsid w:val="000C4F00"/>
    <w:rsid w:val="000C5116"/>
    <w:rsid w:val="000C5AB9"/>
    <w:rsid w:val="000C6181"/>
    <w:rsid w:val="000C63EB"/>
    <w:rsid w:val="000C788B"/>
    <w:rsid w:val="000D078E"/>
    <w:rsid w:val="000D084C"/>
    <w:rsid w:val="000D0B17"/>
    <w:rsid w:val="000D0CDE"/>
    <w:rsid w:val="000D1B2F"/>
    <w:rsid w:val="000D2D5A"/>
    <w:rsid w:val="000D3B79"/>
    <w:rsid w:val="000D3BE1"/>
    <w:rsid w:val="000D798C"/>
    <w:rsid w:val="000D79B1"/>
    <w:rsid w:val="000E02CD"/>
    <w:rsid w:val="000E060A"/>
    <w:rsid w:val="000E0C6B"/>
    <w:rsid w:val="000E11D8"/>
    <w:rsid w:val="000E1CEE"/>
    <w:rsid w:val="000E1DD7"/>
    <w:rsid w:val="000E1F68"/>
    <w:rsid w:val="000E2577"/>
    <w:rsid w:val="000E2AFE"/>
    <w:rsid w:val="000E3761"/>
    <w:rsid w:val="000E37CC"/>
    <w:rsid w:val="000E4357"/>
    <w:rsid w:val="000E4E81"/>
    <w:rsid w:val="000E5DBC"/>
    <w:rsid w:val="000E61E0"/>
    <w:rsid w:val="000E6216"/>
    <w:rsid w:val="000E6AB9"/>
    <w:rsid w:val="000E6D7D"/>
    <w:rsid w:val="000E74CC"/>
    <w:rsid w:val="000E76E4"/>
    <w:rsid w:val="000F09B9"/>
    <w:rsid w:val="000F0B3D"/>
    <w:rsid w:val="000F1352"/>
    <w:rsid w:val="000F19BC"/>
    <w:rsid w:val="000F258F"/>
    <w:rsid w:val="000F272E"/>
    <w:rsid w:val="000F2A42"/>
    <w:rsid w:val="000F34C3"/>
    <w:rsid w:val="000F3AB1"/>
    <w:rsid w:val="000F3DA6"/>
    <w:rsid w:val="000F444E"/>
    <w:rsid w:val="000F4540"/>
    <w:rsid w:val="000F4E8F"/>
    <w:rsid w:val="000F52FC"/>
    <w:rsid w:val="000F5765"/>
    <w:rsid w:val="000F59C7"/>
    <w:rsid w:val="000F5E03"/>
    <w:rsid w:val="000F6404"/>
    <w:rsid w:val="000F6733"/>
    <w:rsid w:val="000F6DE5"/>
    <w:rsid w:val="000F6F50"/>
    <w:rsid w:val="000F719F"/>
    <w:rsid w:val="000F77FF"/>
    <w:rsid w:val="00100C2B"/>
    <w:rsid w:val="00101B13"/>
    <w:rsid w:val="00102544"/>
    <w:rsid w:val="00102645"/>
    <w:rsid w:val="00102717"/>
    <w:rsid w:val="0010296D"/>
    <w:rsid w:val="00102A6C"/>
    <w:rsid w:val="001041DE"/>
    <w:rsid w:val="001044B8"/>
    <w:rsid w:val="001046EE"/>
    <w:rsid w:val="0010479C"/>
    <w:rsid w:val="001056B4"/>
    <w:rsid w:val="0010574E"/>
    <w:rsid w:val="00105F5D"/>
    <w:rsid w:val="0011010D"/>
    <w:rsid w:val="001101C1"/>
    <w:rsid w:val="00110AF8"/>
    <w:rsid w:val="00110BA9"/>
    <w:rsid w:val="001122EA"/>
    <w:rsid w:val="001122FA"/>
    <w:rsid w:val="00112BAE"/>
    <w:rsid w:val="00112FED"/>
    <w:rsid w:val="0011394D"/>
    <w:rsid w:val="001140E4"/>
    <w:rsid w:val="001141B2"/>
    <w:rsid w:val="0011458B"/>
    <w:rsid w:val="001146D3"/>
    <w:rsid w:val="001147DC"/>
    <w:rsid w:val="00114A23"/>
    <w:rsid w:val="00114FC6"/>
    <w:rsid w:val="001150DB"/>
    <w:rsid w:val="0011582A"/>
    <w:rsid w:val="00115E0E"/>
    <w:rsid w:val="001176FA"/>
    <w:rsid w:val="00117E95"/>
    <w:rsid w:val="00117FF8"/>
    <w:rsid w:val="00120039"/>
    <w:rsid w:val="001201AD"/>
    <w:rsid w:val="0012070A"/>
    <w:rsid w:val="00120ACF"/>
    <w:rsid w:val="0012237E"/>
    <w:rsid w:val="00123111"/>
    <w:rsid w:val="001232A1"/>
    <w:rsid w:val="00123AD9"/>
    <w:rsid w:val="00123E04"/>
    <w:rsid w:val="00124C9E"/>
    <w:rsid w:val="00125055"/>
    <w:rsid w:val="00125ACC"/>
    <w:rsid w:val="00125BC5"/>
    <w:rsid w:val="00125EF8"/>
    <w:rsid w:val="00127897"/>
    <w:rsid w:val="00127DF9"/>
    <w:rsid w:val="00130635"/>
    <w:rsid w:val="00133189"/>
    <w:rsid w:val="00134626"/>
    <w:rsid w:val="00134846"/>
    <w:rsid w:val="001349E7"/>
    <w:rsid w:val="00135C39"/>
    <w:rsid w:val="00135D6F"/>
    <w:rsid w:val="00136290"/>
    <w:rsid w:val="0013638B"/>
    <w:rsid w:val="00136F3D"/>
    <w:rsid w:val="00137A03"/>
    <w:rsid w:val="00141158"/>
    <w:rsid w:val="00141171"/>
    <w:rsid w:val="00141D99"/>
    <w:rsid w:val="001422B1"/>
    <w:rsid w:val="00142D3A"/>
    <w:rsid w:val="00142EAD"/>
    <w:rsid w:val="00143033"/>
    <w:rsid w:val="0014315E"/>
    <w:rsid w:val="001449EF"/>
    <w:rsid w:val="00145217"/>
    <w:rsid w:val="001461FE"/>
    <w:rsid w:val="00146EC5"/>
    <w:rsid w:val="00147C6D"/>
    <w:rsid w:val="00150622"/>
    <w:rsid w:val="001519A3"/>
    <w:rsid w:val="00151E14"/>
    <w:rsid w:val="001523A6"/>
    <w:rsid w:val="001530B7"/>
    <w:rsid w:val="001531E5"/>
    <w:rsid w:val="00153668"/>
    <w:rsid w:val="00153CDD"/>
    <w:rsid w:val="001545F6"/>
    <w:rsid w:val="001547B3"/>
    <w:rsid w:val="00154E9D"/>
    <w:rsid w:val="00155563"/>
    <w:rsid w:val="0015641B"/>
    <w:rsid w:val="001569D9"/>
    <w:rsid w:val="00156C4F"/>
    <w:rsid w:val="001571AA"/>
    <w:rsid w:val="00160086"/>
    <w:rsid w:val="00160807"/>
    <w:rsid w:val="00160835"/>
    <w:rsid w:val="001609F5"/>
    <w:rsid w:val="001612EA"/>
    <w:rsid w:val="001620E3"/>
    <w:rsid w:val="00162212"/>
    <w:rsid w:val="00163B36"/>
    <w:rsid w:val="001643E6"/>
    <w:rsid w:val="001644EB"/>
    <w:rsid w:val="00164811"/>
    <w:rsid w:val="001651E1"/>
    <w:rsid w:val="001652C7"/>
    <w:rsid w:val="00165633"/>
    <w:rsid w:val="00165D27"/>
    <w:rsid w:val="00165E61"/>
    <w:rsid w:val="00166606"/>
    <w:rsid w:val="00166F1F"/>
    <w:rsid w:val="001676BD"/>
    <w:rsid w:val="00171044"/>
    <w:rsid w:val="0017129F"/>
    <w:rsid w:val="00171A44"/>
    <w:rsid w:val="001729CE"/>
    <w:rsid w:val="001732A1"/>
    <w:rsid w:val="00173596"/>
    <w:rsid w:val="00174368"/>
    <w:rsid w:val="001746D3"/>
    <w:rsid w:val="001752FE"/>
    <w:rsid w:val="00175BC9"/>
    <w:rsid w:val="00175CBA"/>
    <w:rsid w:val="00175F17"/>
    <w:rsid w:val="001775A5"/>
    <w:rsid w:val="00177945"/>
    <w:rsid w:val="001779B4"/>
    <w:rsid w:val="00180B68"/>
    <w:rsid w:val="00183131"/>
    <w:rsid w:val="00184113"/>
    <w:rsid w:val="00185021"/>
    <w:rsid w:val="00185631"/>
    <w:rsid w:val="001857C1"/>
    <w:rsid w:val="00185D37"/>
    <w:rsid w:val="0018603C"/>
    <w:rsid w:val="001860DB"/>
    <w:rsid w:val="00187A1E"/>
    <w:rsid w:val="001906A9"/>
    <w:rsid w:val="00191AFB"/>
    <w:rsid w:val="00191D3E"/>
    <w:rsid w:val="001934ED"/>
    <w:rsid w:val="001934FE"/>
    <w:rsid w:val="0019382B"/>
    <w:rsid w:val="001941BC"/>
    <w:rsid w:val="001946DD"/>
    <w:rsid w:val="00194D4C"/>
    <w:rsid w:val="001952EB"/>
    <w:rsid w:val="00195347"/>
    <w:rsid w:val="00196C49"/>
    <w:rsid w:val="00196C81"/>
    <w:rsid w:val="001970C3"/>
    <w:rsid w:val="0019718C"/>
    <w:rsid w:val="0019743F"/>
    <w:rsid w:val="001A0765"/>
    <w:rsid w:val="001A1409"/>
    <w:rsid w:val="001A1B4D"/>
    <w:rsid w:val="001A1F78"/>
    <w:rsid w:val="001A2B72"/>
    <w:rsid w:val="001A2DA7"/>
    <w:rsid w:val="001A324A"/>
    <w:rsid w:val="001A3996"/>
    <w:rsid w:val="001A4026"/>
    <w:rsid w:val="001A4079"/>
    <w:rsid w:val="001A427A"/>
    <w:rsid w:val="001A713A"/>
    <w:rsid w:val="001B07FD"/>
    <w:rsid w:val="001B208A"/>
    <w:rsid w:val="001B2A22"/>
    <w:rsid w:val="001B344F"/>
    <w:rsid w:val="001B39D4"/>
    <w:rsid w:val="001B41EF"/>
    <w:rsid w:val="001B5536"/>
    <w:rsid w:val="001B71B1"/>
    <w:rsid w:val="001B77DE"/>
    <w:rsid w:val="001B7CF4"/>
    <w:rsid w:val="001B7F91"/>
    <w:rsid w:val="001C018D"/>
    <w:rsid w:val="001C136A"/>
    <w:rsid w:val="001C1A83"/>
    <w:rsid w:val="001C246D"/>
    <w:rsid w:val="001C2B05"/>
    <w:rsid w:val="001C3D24"/>
    <w:rsid w:val="001C4A15"/>
    <w:rsid w:val="001C4BD8"/>
    <w:rsid w:val="001C5487"/>
    <w:rsid w:val="001C5A1B"/>
    <w:rsid w:val="001C6B68"/>
    <w:rsid w:val="001C7586"/>
    <w:rsid w:val="001C7870"/>
    <w:rsid w:val="001C7E44"/>
    <w:rsid w:val="001D0541"/>
    <w:rsid w:val="001D071B"/>
    <w:rsid w:val="001D0845"/>
    <w:rsid w:val="001D0FAC"/>
    <w:rsid w:val="001D154E"/>
    <w:rsid w:val="001D1FA0"/>
    <w:rsid w:val="001D2E46"/>
    <w:rsid w:val="001D4072"/>
    <w:rsid w:val="001D63CB"/>
    <w:rsid w:val="001D6BE0"/>
    <w:rsid w:val="001D6CAC"/>
    <w:rsid w:val="001D7220"/>
    <w:rsid w:val="001E02CE"/>
    <w:rsid w:val="001E04F8"/>
    <w:rsid w:val="001E0743"/>
    <w:rsid w:val="001E089D"/>
    <w:rsid w:val="001E08EE"/>
    <w:rsid w:val="001E0EB8"/>
    <w:rsid w:val="001E0F4D"/>
    <w:rsid w:val="001E1F55"/>
    <w:rsid w:val="001E216C"/>
    <w:rsid w:val="001E2BD2"/>
    <w:rsid w:val="001E2D04"/>
    <w:rsid w:val="001E3192"/>
    <w:rsid w:val="001E38D3"/>
    <w:rsid w:val="001E3AEB"/>
    <w:rsid w:val="001E3E13"/>
    <w:rsid w:val="001E5C09"/>
    <w:rsid w:val="001E5D64"/>
    <w:rsid w:val="001E5FFC"/>
    <w:rsid w:val="001E6F77"/>
    <w:rsid w:val="001E7696"/>
    <w:rsid w:val="001E7A73"/>
    <w:rsid w:val="001F1435"/>
    <w:rsid w:val="001F16F6"/>
    <w:rsid w:val="001F2069"/>
    <w:rsid w:val="001F22C6"/>
    <w:rsid w:val="001F3945"/>
    <w:rsid w:val="001F50ED"/>
    <w:rsid w:val="001F6165"/>
    <w:rsid w:val="001F64C7"/>
    <w:rsid w:val="001F6B18"/>
    <w:rsid w:val="001F70F8"/>
    <w:rsid w:val="001F7D53"/>
    <w:rsid w:val="001F7EF6"/>
    <w:rsid w:val="0020107B"/>
    <w:rsid w:val="00202111"/>
    <w:rsid w:val="002022F5"/>
    <w:rsid w:val="00202A2B"/>
    <w:rsid w:val="00202D12"/>
    <w:rsid w:val="00202DAF"/>
    <w:rsid w:val="00203359"/>
    <w:rsid w:val="002034D1"/>
    <w:rsid w:val="00203533"/>
    <w:rsid w:val="002035F7"/>
    <w:rsid w:val="00203846"/>
    <w:rsid w:val="00203924"/>
    <w:rsid w:val="00203EC3"/>
    <w:rsid w:val="002054FB"/>
    <w:rsid w:val="00206F71"/>
    <w:rsid w:val="00206F7C"/>
    <w:rsid w:val="002078E3"/>
    <w:rsid w:val="0021079D"/>
    <w:rsid w:val="00211DE5"/>
    <w:rsid w:val="0021337A"/>
    <w:rsid w:val="00213BEA"/>
    <w:rsid w:val="002142D7"/>
    <w:rsid w:val="00214404"/>
    <w:rsid w:val="00214456"/>
    <w:rsid w:val="00215755"/>
    <w:rsid w:val="0021595C"/>
    <w:rsid w:val="00215B6D"/>
    <w:rsid w:val="00216DFE"/>
    <w:rsid w:val="00216E84"/>
    <w:rsid w:val="00217A70"/>
    <w:rsid w:val="00217F62"/>
    <w:rsid w:val="00220867"/>
    <w:rsid w:val="00220CE1"/>
    <w:rsid w:val="00221172"/>
    <w:rsid w:val="0022157A"/>
    <w:rsid w:val="002218E1"/>
    <w:rsid w:val="00221B10"/>
    <w:rsid w:val="00221CD4"/>
    <w:rsid w:val="002224AB"/>
    <w:rsid w:val="002232A2"/>
    <w:rsid w:val="002235FC"/>
    <w:rsid w:val="00224043"/>
    <w:rsid w:val="00224432"/>
    <w:rsid w:val="00225469"/>
    <w:rsid w:val="002254D7"/>
    <w:rsid w:val="00225B64"/>
    <w:rsid w:val="002260AC"/>
    <w:rsid w:val="002262B9"/>
    <w:rsid w:val="00226834"/>
    <w:rsid w:val="00226A47"/>
    <w:rsid w:val="00226F25"/>
    <w:rsid w:val="00227B90"/>
    <w:rsid w:val="00227C2B"/>
    <w:rsid w:val="00230468"/>
    <w:rsid w:val="002308DF"/>
    <w:rsid w:val="00231363"/>
    <w:rsid w:val="00231632"/>
    <w:rsid w:val="00231682"/>
    <w:rsid w:val="00231943"/>
    <w:rsid w:val="002346A7"/>
    <w:rsid w:val="00234730"/>
    <w:rsid w:val="00234C54"/>
    <w:rsid w:val="00235293"/>
    <w:rsid w:val="00235DC2"/>
    <w:rsid w:val="0023664A"/>
    <w:rsid w:val="002366B9"/>
    <w:rsid w:val="00237158"/>
    <w:rsid w:val="00237F3B"/>
    <w:rsid w:val="0024009D"/>
    <w:rsid w:val="00240CE2"/>
    <w:rsid w:val="00240D2E"/>
    <w:rsid w:val="002415AC"/>
    <w:rsid w:val="00241B62"/>
    <w:rsid w:val="00241E5A"/>
    <w:rsid w:val="0024269C"/>
    <w:rsid w:val="00242935"/>
    <w:rsid w:val="002436D0"/>
    <w:rsid w:val="00244779"/>
    <w:rsid w:val="002448A5"/>
    <w:rsid w:val="00244DA2"/>
    <w:rsid w:val="00244FA4"/>
    <w:rsid w:val="00246920"/>
    <w:rsid w:val="00246D5D"/>
    <w:rsid w:val="00247F34"/>
    <w:rsid w:val="00250206"/>
    <w:rsid w:val="0025107A"/>
    <w:rsid w:val="002510DA"/>
    <w:rsid w:val="00252233"/>
    <w:rsid w:val="00252838"/>
    <w:rsid w:val="00252BE9"/>
    <w:rsid w:val="00252D21"/>
    <w:rsid w:val="0025316A"/>
    <w:rsid w:val="00253271"/>
    <w:rsid w:val="00253A53"/>
    <w:rsid w:val="00253BCC"/>
    <w:rsid w:val="00253D8E"/>
    <w:rsid w:val="00253DF7"/>
    <w:rsid w:val="00254E3C"/>
    <w:rsid w:val="00255F16"/>
    <w:rsid w:val="00256F33"/>
    <w:rsid w:val="0025726D"/>
    <w:rsid w:val="00257A09"/>
    <w:rsid w:val="00260CAA"/>
    <w:rsid w:val="00261738"/>
    <w:rsid w:val="002620ED"/>
    <w:rsid w:val="0026281E"/>
    <w:rsid w:val="00263E02"/>
    <w:rsid w:val="0026488F"/>
    <w:rsid w:val="00264E5F"/>
    <w:rsid w:val="002661F1"/>
    <w:rsid w:val="00267032"/>
    <w:rsid w:val="00267249"/>
    <w:rsid w:val="002672C2"/>
    <w:rsid w:val="002700C1"/>
    <w:rsid w:val="0027014D"/>
    <w:rsid w:val="002703E7"/>
    <w:rsid w:val="00270546"/>
    <w:rsid w:val="002713C2"/>
    <w:rsid w:val="00271BB6"/>
    <w:rsid w:val="00272DE9"/>
    <w:rsid w:val="002738BA"/>
    <w:rsid w:val="0027399F"/>
    <w:rsid w:val="00274DBE"/>
    <w:rsid w:val="00274E6F"/>
    <w:rsid w:val="00276CE1"/>
    <w:rsid w:val="0028052C"/>
    <w:rsid w:val="002814AD"/>
    <w:rsid w:val="002816D1"/>
    <w:rsid w:val="0028195A"/>
    <w:rsid w:val="0028218B"/>
    <w:rsid w:val="0028226C"/>
    <w:rsid w:val="0028275A"/>
    <w:rsid w:val="00282843"/>
    <w:rsid w:val="00282E4D"/>
    <w:rsid w:val="00283058"/>
    <w:rsid w:val="00283146"/>
    <w:rsid w:val="00283184"/>
    <w:rsid w:val="0028331D"/>
    <w:rsid w:val="00284063"/>
    <w:rsid w:val="0028408C"/>
    <w:rsid w:val="002849B7"/>
    <w:rsid w:val="002867C0"/>
    <w:rsid w:val="002869F2"/>
    <w:rsid w:val="002875AB"/>
    <w:rsid w:val="002875D9"/>
    <w:rsid w:val="00287A4C"/>
    <w:rsid w:val="00291357"/>
    <w:rsid w:val="00291AD4"/>
    <w:rsid w:val="00292215"/>
    <w:rsid w:val="00292293"/>
    <w:rsid w:val="002922FF"/>
    <w:rsid w:val="002926C7"/>
    <w:rsid w:val="00292C54"/>
    <w:rsid w:val="0029342E"/>
    <w:rsid w:val="002935F1"/>
    <w:rsid w:val="00294733"/>
    <w:rsid w:val="002947D1"/>
    <w:rsid w:val="00294A8B"/>
    <w:rsid w:val="00295219"/>
    <w:rsid w:val="0029652E"/>
    <w:rsid w:val="00296537"/>
    <w:rsid w:val="002969D7"/>
    <w:rsid w:val="00297268"/>
    <w:rsid w:val="00297903"/>
    <w:rsid w:val="00297F65"/>
    <w:rsid w:val="002A0B89"/>
    <w:rsid w:val="002A1602"/>
    <w:rsid w:val="002A1622"/>
    <w:rsid w:val="002A19AD"/>
    <w:rsid w:val="002A205C"/>
    <w:rsid w:val="002A2083"/>
    <w:rsid w:val="002A285A"/>
    <w:rsid w:val="002A3389"/>
    <w:rsid w:val="002A3497"/>
    <w:rsid w:val="002A508D"/>
    <w:rsid w:val="002A5C2D"/>
    <w:rsid w:val="002A6053"/>
    <w:rsid w:val="002A63D3"/>
    <w:rsid w:val="002B0441"/>
    <w:rsid w:val="002B0AFF"/>
    <w:rsid w:val="002B0D44"/>
    <w:rsid w:val="002B0DD4"/>
    <w:rsid w:val="002B0F23"/>
    <w:rsid w:val="002B113E"/>
    <w:rsid w:val="002B14F8"/>
    <w:rsid w:val="002B1A87"/>
    <w:rsid w:val="002B1E90"/>
    <w:rsid w:val="002B219A"/>
    <w:rsid w:val="002B24B3"/>
    <w:rsid w:val="002B28CA"/>
    <w:rsid w:val="002B2C15"/>
    <w:rsid w:val="002B421A"/>
    <w:rsid w:val="002B49E3"/>
    <w:rsid w:val="002B56B3"/>
    <w:rsid w:val="002B586D"/>
    <w:rsid w:val="002B5A1D"/>
    <w:rsid w:val="002B7A48"/>
    <w:rsid w:val="002C020B"/>
    <w:rsid w:val="002C0437"/>
    <w:rsid w:val="002C0B23"/>
    <w:rsid w:val="002C1031"/>
    <w:rsid w:val="002C1571"/>
    <w:rsid w:val="002C16EE"/>
    <w:rsid w:val="002C2038"/>
    <w:rsid w:val="002C2827"/>
    <w:rsid w:val="002C2A04"/>
    <w:rsid w:val="002C38B1"/>
    <w:rsid w:val="002C4056"/>
    <w:rsid w:val="002C4B0B"/>
    <w:rsid w:val="002C4B84"/>
    <w:rsid w:val="002C5858"/>
    <w:rsid w:val="002C6787"/>
    <w:rsid w:val="002D0A63"/>
    <w:rsid w:val="002D0BEF"/>
    <w:rsid w:val="002D1A72"/>
    <w:rsid w:val="002D1D16"/>
    <w:rsid w:val="002D21D7"/>
    <w:rsid w:val="002D245D"/>
    <w:rsid w:val="002D24D3"/>
    <w:rsid w:val="002D2774"/>
    <w:rsid w:val="002D43C8"/>
    <w:rsid w:val="002D5467"/>
    <w:rsid w:val="002D5BB8"/>
    <w:rsid w:val="002D5C9F"/>
    <w:rsid w:val="002D6607"/>
    <w:rsid w:val="002D68F0"/>
    <w:rsid w:val="002D7CBC"/>
    <w:rsid w:val="002E0F92"/>
    <w:rsid w:val="002E17DA"/>
    <w:rsid w:val="002E20DD"/>
    <w:rsid w:val="002E2198"/>
    <w:rsid w:val="002E230D"/>
    <w:rsid w:val="002E2482"/>
    <w:rsid w:val="002E2B0F"/>
    <w:rsid w:val="002E30D1"/>
    <w:rsid w:val="002E3106"/>
    <w:rsid w:val="002E597D"/>
    <w:rsid w:val="002F09AB"/>
    <w:rsid w:val="002F2556"/>
    <w:rsid w:val="002F2EFF"/>
    <w:rsid w:val="002F316D"/>
    <w:rsid w:val="002F34D0"/>
    <w:rsid w:val="002F38E9"/>
    <w:rsid w:val="002F453B"/>
    <w:rsid w:val="002F6E45"/>
    <w:rsid w:val="002F6E7F"/>
    <w:rsid w:val="002F7009"/>
    <w:rsid w:val="002F7411"/>
    <w:rsid w:val="003000E4"/>
    <w:rsid w:val="003008F9"/>
    <w:rsid w:val="00300E4C"/>
    <w:rsid w:val="00300E95"/>
    <w:rsid w:val="00301F2A"/>
    <w:rsid w:val="003025B8"/>
    <w:rsid w:val="0030290C"/>
    <w:rsid w:val="0030326B"/>
    <w:rsid w:val="003036F2"/>
    <w:rsid w:val="003038D0"/>
    <w:rsid w:val="00303F89"/>
    <w:rsid w:val="00304503"/>
    <w:rsid w:val="00304966"/>
    <w:rsid w:val="00304E78"/>
    <w:rsid w:val="003050C8"/>
    <w:rsid w:val="003056C9"/>
    <w:rsid w:val="00305B2B"/>
    <w:rsid w:val="00305F29"/>
    <w:rsid w:val="003064AF"/>
    <w:rsid w:val="003068A0"/>
    <w:rsid w:val="0030714D"/>
    <w:rsid w:val="003103ED"/>
    <w:rsid w:val="00310749"/>
    <w:rsid w:val="00310893"/>
    <w:rsid w:val="00310BB3"/>
    <w:rsid w:val="003112DF"/>
    <w:rsid w:val="003114B3"/>
    <w:rsid w:val="00312080"/>
    <w:rsid w:val="00312DFE"/>
    <w:rsid w:val="00312E92"/>
    <w:rsid w:val="00313D05"/>
    <w:rsid w:val="00313FC5"/>
    <w:rsid w:val="00314F75"/>
    <w:rsid w:val="00315947"/>
    <w:rsid w:val="00315AA0"/>
    <w:rsid w:val="00315EB9"/>
    <w:rsid w:val="00316146"/>
    <w:rsid w:val="0031771D"/>
    <w:rsid w:val="003216C0"/>
    <w:rsid w:val="00321AB5"/>
    <w:rsid w:val="00321CE2"/>
    <w:rsid w:val="0032316D"/>
    <w:rsid w:val="003233C3"/>
    <w:rsid w:val="00323858"/>
    <w:rsid w:val="003248E7"/>
    <w:rsid w:val="003252EE"/>
    <w:rsid w:val="0032533C"/>
    <w:rsid w:val="003253DF"/>
    <w:rsid w:val="003259A8"/>
    <w:rsid w:val="00325EA1"/>
    <w:rsid w:val="00325FFA"/>
    <w:rsid w:val="0032626F"/>
    <w:rsid w:val="003268E9"/>
    <w:rsid w:val="0032751C"/>
    <w:rsid w:val="00327C78"/>
    <w:rsid w:val="00327DD0"/>
    <w:rsid w:val="0033017F"/>
    <w:rsid w:val="00330B9F"/>
    <w:rsid w:val="0033115C"/>
    <w:rsid w:val="003314C4"/>
    <w:rsid w:val="00331B1A"/>
    <w:rsid w:val="00331F38"/>
    <w:rsid w:val="003321D3"/>
    <w:rsid w:val="00334E99"/>
    <w:rsid w:val="00335981"/>
    <w:rsid w:val="00335D49"/>
    <w:rsid w:val="003363B6"/>
    <w:rsid w:val="00336474"/>
    <w:rsid w:val="00336934"/>
    <w:rsid w:val="00336BED"/>
    <w:rsid w:val="003416B3"/>
    <w:rsid w:val="0034204B"/>
    <w:rsid w:val="0034288C"/>
    <w:rsid w:val="0034315B"/>
    <w:rsid w:val="003431C5"/>
    <w:rsid w:val="003431F9"/>
    <w:rsid w:val="00343730"/>
    <w:rsid w:val="00343ECD"/>
    <w:rsid w:val="00343F4D"/>
    <w:rsid w:val="0034443E"/>
    <w:rsid w:val="00344956"/>
    <w:rsid w:val="00345187"/>
    <w:rsid w:val="00345925"/>
    <w:rsid w:val="0034611E"/>
    <w:rsid w:val="00347CAE"/>
    <w:rsid w:val="003515EB"/>
    <w:rsid w:val="00352042"/>
    <w:rsid w:val="00352AFB"/>
    <w:rsid w:val="00352C50"/>
    <w:rsid w:val="00352CA1"/>
    <w:rsid w:val="00352E0D"/>
    <w:rsid w:val="003535D5"/>
    <w:rsid w:val="00353E04"/>
    <w:rsid w:val="00353F2E"/>
    <w:rsid w:val="0035401C"/>
    <w:rsid w:val="00354BE2"/>
    <w:rsid w:val="00354F41"/>
    <w:rsid w:val="00355387"/>
    <w:rsid w:val="0035561D"/>
    <w:rsid w:val="00355CC7"/>
    <w:rsid w:val="00355E07"/>
    <w:rsid w:val="0035619A"/>
    <w:rsid w:val="003563FD"/>
    <w:rsid w:val="003572B7"/>
    <w:rsid w:val="00360459"/>
    <w:rsid w:val="00360746"/>
    <w:rsid w:val="00360BA1"/>
    <w:rsid w:val="00360C08"/>
    <w:rsid w:val="00360C9F"/>
    <w:rsid w:val="00361968"/>
    <w:rsid w:val="00361B6F"/>
    <w:rsid w:val="00361C21"/>
    <w:rsid w:val="00361CAA"/>
    <w:rsid w:val="00362919"/>
    <w:rsid w:val="00363D6E"/>
    <w:rsid w:val="00363E92"/>
    <w:rsid w:val="003642C6"/>
    <w:rsid w:val="0036459C"/>
    <w:rsid w:val="003649CC"/>
    <w:rsid w:val="00365820"/>
    <w:rsid w:val="00366A23"/>
    <w:rsid w:val="00370606"/>
    <w:rsid w:val="0037093B"/>
    <w:rsid w:val="003715DA"/>
    <w:rsid w:val="0037236F"/>
    <w:rsid w:val="00372AD3"/>
    <w:rsid w:val="00372E20"/>
    <w:rsid w:val="00373A94"/>
    <w:rsid w:val="00373ADF"/>
    <w:rsid w:val="003740A6"/>
    <w:rsid w:val="00374394"/>
    <w:rsid w:val="003747E2"/>
    <w:rsid w:val="0037483C"/>
    <w:rsid w:val="00375D45"/>
    <w:rsid w:val="0037666C"/>
    <w:rsid w:val="003768BF"/>
    <w:rsid w:val="003773E4"/>
    <w:rsid w:val="003816AE"/>
    <w:rsid w:val="0038288C"/>
    <w:rsid w:val="00382B48"/>
    <w:rsid w:val="00382DE6"/>
    <w:rsid w:val="003839CC"/>
    <w:rsid w:val="00383F70"/>
    <w:rsid w:val="003844A0"/>
    <w:rsid w:val="00384B1C"/>
    <w:rsid w:val="00384B55"/>
    <w:rsid w:val="00386AA5"/>
    <w:rsid w:val="00386B8F"/>
    <w:rsid w:val="00386C6D"/>
    <w:rsid w:val="00387493"/>
    <w:rsid w:val="00387F55"/>
    <w:rsid w:val="003914B5"/>
    <w:rsid w:val="00391C6B"/>
    <w:rsid w:val="00393919"/>
    <w:rsid w:val="003939FA"/>
    <w:rsid w:val="00393DDF"/>
    <w:rsid w:val="00394A2C"/>
    <w:rsid w:val="0039505B"/>
    <w:rsid w:val="00395945"/>
    <w:rsid w:val="00395B57"/>
    <w:rsid w:val="00395D5B"/>
    <w:rsid w:val="00396FBB"/>
    <w:rsid w:val="00397A95"/>
    <w:rsid w:val="00397CD3"/>
    <w:rsid w:val="003A0989"/>
    <w:rsid w:val="003A1B87"/>
    <w:rsid w:val="003A371B"/>
    <w:rsid w:val="003A3B17"/>
    <w:rsid w:val="003A4001"/>
    <w:rsid w:val="003A60D1"/>
    <w:rsid w:val="003A7121"/>
    <w:rsid w:val="003A751B"/>
    <w:rsid w:val="003B00C9"/>
    <w:rsid w:val="003B0686"/>
    <w:rsid w:val="003B08AA"/>
    <w:rsid w:val="003B1BE8"/>
    <w:rsid w:val="003B2829"/>
    <w:rsid w:val="003B2A41"/>
    <w:rsid w:val="003B347A"/>
    <w:rsid w:val="003B4A0E"/>
    <w:rsid w:val="003B4FBD"/>
    <w:rsid w:val="003B507C"/>
    <w:rsid w:val="003B5B49"/>
    <w:rsid w:val="003B611D"/>
    <w:rsid w:val="003B735F"/>
    <w:rsid w:val="003B768B"/>
    <w:rsid w:val="003B7A54"/>
    <w:rsid w:val="003B7A75"/>
    <w:rsid w:val="003B7B96"/>
    <w:rsid w:val="003C13AA"/>
    <w:rsid w:val="003C16FB"/>
    <w:rsid w:val="003C20BA"/>
    <w:rsid w:val="003C220C"/>
    <w:rsid w:val="003C25B3"/>
    <w:rsid w:val="003C26AA"/>
    <w:rsid w:val="003C2FFC"/>
    <w:rsid w:val="003C34D8"/>
    <w:rsid w:val="003C377C"/>
    <w:rsid w:val="003C3A6F"/>
    <w:rsid w:val="003C416D"/>
    <w:rsid w:val="003C416E"/>
    <w:rsid w:val="003C4BBD"/>
    <w:rsid w:val="003C540A"/>
    <w:rsid w:val="003C60B1"/>
    <w:rsid w:val="003C6548"/>
    <w:rsid w:val="003C6AC5"/>
    <w:rsid w:val="003C6B26"/>
    <w:rsid w:val="003C7565"/>
    <w:rsid w:val="003C77B4"/>
    <w:rsid w:val="003C7CDB"/>
    <w:rsid w:val="003C7E6C"/>
    <w:rsid w:val="003D063A"/>
    <w:rsid w:val="003D108B"/>
    <w:rsid w:val="003D11F7"/>
    <w:rsid w:val="003D1996"/>
    <w:rsid w:val="003D1C9C"/>
    <w:rsid w:val="003D2087"/>
    <w:rsid w:val="003D3100"/>
    <w:rsid w:val="003D3374"/>
    <w:rsid w:val="003D3815"/>
    <w:rsid w:val="003D3CD5"/>
    <w:rsid w:val="003D444B"/>
    <w:rsid w:val="003D46B6"/>
    <w:rsid w:val="003D537B"/>
    <w:rsid w:val="003D6B3D"/>
    <w:rsid w:val="003E003E"/>
    <w:rsid w:val="003E0126"/>
    <w:rsid w:val="003E0291"/>
    <w:rsid w:val="003E03A6"/>
    <w:rsid w:val="003E11BF"/>
    <w:rsid w:val="003E1549"/>
    <w:rsid w:val="003E18E5"/>
    <w:rsid w:val="003E2035"/>
    <w:rsid w:val="003E219A"/>
    <w:rsid w:val="003E3064"/>
    <w:rsid w:val="003E32E7"/>
    <w:rsid w:val="003E3A26"/>
    <w:rsid w:val="003E4D5C"/>
    <w:rsid w:val="003E4F12"/>
    <w:rsid w:val="003E58F7"/>
    <w:rsid w:val="003E74B4"/>
    <w:rsid w:val="003E759F"/>
    <w:rsid w:val="003E780E"/>
    <w:rsid w:val="003E792D"/>
    <w:rsid w:val="003E7C5F"/>
    <w:rsid w:val="003E7DC3"/>
    <w:rsid w:val="003F01DD"/>
    <w:rsid w:val="003F0544"/>
    <w:rsid w:val="003F06D0"/>
    <w:rsid w:val="003F144C"/>
    <w:rsid w:val="003F1DAF"/>
    <w:rsid w:val="003F241B"/>
    <w:rsid w:val="003F306F"/>
    <w:rsid w:val="003F335C"/>
    <w:rsid w:val="003F357A"/>
    <w:rsid w:val="003F38F3"/>
    <w:rsid w:val="003F3AA7"/>
    <w:rsid w:val="003F402C"/>
    <w:rsid w:val="003F4480"/>
    <w:rsid w:val="003F487C"/>
    <w:rsid w:val="003F59EE"/>
    <w:rsid w:val="003F5FCB"/>
    <w:rsid w:val="003F7343"/>
    <w:rsid w:val="003F740B"/>
    <w:rsid w:val="004032BE"/>
    <w:rsid w:val="0040350D"/>
    <w:rsid w:val="004047B4"/>
    <w:rsid w:val="00405245"/>
    <w:rsid w:val="00405C9B"/>
    <w:rsid w:val="00406BB6"/>
    <w:rsid w:val="004078D6"/>
    <w:rsid w:val="00407F1E"/>
    <w:rsid w:val="00410065"/>
    <w:rsid w:val="00410BF9"/>
    <w:rsid w:val="004116E8"/>
    <w:rsid w:val="0041238B"/>
    <w:rsid w:val="00413BD8"/>
    <w:rsid w:val="00414A27"/>
    <w:rsid w:val="00414FF2"/>
    <w:rsid w:val="00415348"/>
    <w:rsid w:val="00415762"/>
    <w:rsid w:val="00415D23"/>
    <w:rsid w:val="00416AEA"/>
    <w:rsid w:val="004176B5"/>
    <w:rsid w:val="00420594"/>
    <w:rsid w:val="00421CCB"/>
    <w:rsid w:val="00422EEC"/>
    <w:rsid w:val="00423F4D"/>
    <w:rsid w:val="00425B6A"/>
    <w:rsid w:val="004274ED"/>
    <w:rsid w:val="00427FCC"/>
    <w:rsid w:val="00430BB1"/>
    <w:rsid w:val="00431F2B"/>
    <w:rsid w:val="00432897"/>
    <w:rsid w:val="00433B8B"/>
    <w:rsid w:val="00433DEE"/>
    <w:rsid w:val="004352D0"/>
    <w:rsid w:val="004357A5"/>
    <w:rsid w:val="00435C63"/>
    <w:rsid w:val="00435CDB"/>
    <w:rsid w:val="00436408"/>
    <w:rsid w:val="004364F5"/>
    <w:rsid w:val="00436ED3"/>
    <w:rsid w:val="00437B36"/>
    <w:rsid w:val="00437D49"/>
    <w:rsid w:val="0044168E"/>
    <w:rsid w:val="00441697"/>
    <w:rsid w:val="004417F0"/>
    <w:rsid w:val="0044184A"/>
    <w:rsid w:val="00441EB8"/>
    <w:rsid w:val="00442071"/>
    <w:rsid w:val="00443CC5"/>
    <w:rsid w:val="00443DF9"/>
    <w:rsid w:val="004449B0"/>
    <w:rsid w:val="00445099"/>
    <w:rsid w:val="004450BE"/>
    <w:rsid w:val="004462DD"/>
    <w:rsid w:val="00446841"/>
    <w:rsid w:val="00446F57"/>
    <w:rsid w:val="00447533"/>
    <w:rsid w:val="00447772"/>
    <w:rsid w:val="00450971"/>
    <w:rsid w:val="004512F1"/>
    <w:rsid w:val="004514E3"/>
    <w:rsid w:val="0045225B"/>
    <w:rsid w:val="00452505"/>
    <w:rsid w:val="00452A1C"/>
    <w:rsid w:val="0045326F"/>
    <w:rsid w:val="00453406"/>
    <w:rsid w:val="0045368B"/>
    <w:rsid w:val="004539A5"/>
    <w:rsid w:val="00453CE8"/>
    <w:rsid w:val="00453E9A"/>
    <w:rsid w:val="00455201"/>
    <w:rsid w:val="0045537A"/>
    <w:rsid w:val="004557BA"/>
    <w:rsid w:val="00455F5B"/>
    <w:rsid w:val="0045612C"/>
    <w:rsid w:val="00456A6F"/>
    <w:rsid w:val="004573DD"/>
    <w:rsid w:val="00457F9C"/>
    <w:rsid w:val="00460593"/>
    <w:rsid w:val="00460FEF"/>
    <w:rsid w:val="004613B5"/>
    <w:rsid w:val="00461597"/>
    <w:rsid w:val="00461654"/>
    <w:rsid w:val="00461688"/>
    <w:rsid w:val="004616E7"/>
    <w:rsid w:val="00461AA6"/>
    <w:rsid w:val="00462194"/>
    <w:rsid w:val="00462463"/>
    <w:rsid w:val="004630A6"/>
    <w:rsid w:val="00463190"/>
    <w:rsid w:val="00463797"/>
    <w:rsid w:val="00463937"/>
    <w:rsid w:val="00463B81"/>
    <w:rsid w:val="0046437A"/>
    <w:rsid w:val="00465205"/>
    <w:rsid w:val="00465FB7"/>
    <w:rsid w:val="00470676"/>
    <w:rsid w:val="00470C69"/>
    <w:rsid w:val="004715D3"/>
    <w:rsid w:val="00471794"/>
    <w:rsid w:val="0047230B"/>
    <w:rsid w:val="00473006"/>
    <w:rsid w:val="00473232"/>
    <w:rsid w:val="0047436E"/>
    <w:rsid w:val="00474725"/>
    <w:rsid w:val="0047528D"/>
    <w:rsid w:val="00475547"/>
    <w:rsid w:val="00475BA7"/>
    <w:rsid w:val="004762B9"/>
    <w:rsid w:val="00476F48"/>
    <w:rsid w:val="004777FA"/>
    <w:rsid w:val="00477EDD"/>
    <w:rsid w:val="00480011"/>
    <w:rsid w:val="00480942"/>
    <w:rsid w:val="00481263"/>
    <w:rsid w:val="004815D7"/>
    <w:rsid w:val="00482066"/>
    <w:rsid w:val="00482A18"/>
    <w:rsid w:val="004831D4"/>
    <w:rsid w:val="0048376F"/>
    <w:rsid w:val="0048385E"/>
    <w:rsid w:val="004845ED"/>
    <w:rsid w:val="00485245"/>
    <w:rsid w:val="00485670"/>
    <w:rsid w:val="00485CBC"/>
    <w:rsid w:val="00485E31"/>
    <w:rsid w:val="0048683D"/>
    <w:rsid w:val="00486942"/>
    <w:rsid w:val="004869C7"/>
    <w:rsid w:val="00486B6B"/>
    <w:rsid w:val="00486CD2"/>
    <w:rsid w:val="00486DBF"/>
    <w:rsid w:val="00486FE4"/>
    <w:rsid w:val="0048792D"/>
    <w:rsid w:val="0049091A"/>
    <w:rsid w:val="00492753"/>
    <w:rsid w:val="0049294F"/>
    <w:rsid w:val="00492B9B"/>
    <w:rsid w:val="00493AEC"/>
    <w:rsid w:val="00493F0F"/>
    <w:rsid w:val="00493F34"/>
    <w:rsid w:val="0049437E"/>
    <w:rsid w:val="004946D0"/>
    <w:rsid w:val="004957B1"/>
    <w:rsid w:val="00495E45"/>
    <w:rsid w:val="00495F0E"/>
    <w:rsid w:val="004962EF"/>
    <w:rsid w:val="00496309"/>
    <w:rsid w:val="00497620"/>
    <w:rsid w:val="004A0C2D"/>
    <w:rsid w:val="004A175D"/>
    <w:rsid w:val="004A2210"/>
    <w:rsid w:val="004A2273"/>
    <w:rsid w:val="004A2D2C"/>
    <w:rsid w:val="004A2EBD"/>
    <w:rsid w:val="004A37FE"/>
    <w:rsid w:val="004A43A5"/>
    <w:rsid w:val="004A4A2C"/>
    <w:rsid w:val="004A5233"/>
    <w:rsid w:val="004A53C6"/>
    <w:rsid w:val="004A73D2"/>
    <w:rsid w:val="004A76DC"/>
    <w:rsid w:val="004A7C28"/>
    <w:rsid w:val="004A7D28"/>
    <w:rsid w:val="004B02DB"/>
    <w:rsid w:val="004B356C"/>
    <w:rsid w:val="004B46A3"/>
    <w:rsid w:val="004B4FFC"/>
    <w:rsid w:val="004B5872"/>
    <w:rsid w:val="004B5A7B"/>
    <w:rsid w:val="004B5B62"/>
    <w:rsid w:val="004B7F52"/>
    <w:rsid w:val="004C0005"/>
    <w:rsid w:val="004C06AD"/>
    <w:rsid w:val="004C146F"/>
    <w:rsid w:val="004C28F4"/>
    <w:rsid w:val="004C3C62"/>
    <w:rsid w:val="004C3CF6"/>
    <w:rsid w:val="004C508E"/>
    <w:rsid w:val="004C5878"/>
    <w:rsid w:val="004C5971"/>
    <w:rsid w:val="004C614A"/>
    <w:rsid w:val="004C65B3"/>
    <w:rsid w:val="004C684A"/>
    <w:rsid w:val="004C6A49"/>
    <w:rsid w:val="004C78A7"/>
    <w:rsid w:val="004C7A21"/>
    <w:rsid w:val="004C7D8C"/>
    <w:rsid w:val="004D3408"/>
    <w:rsid w:val="004D3747"/>
    <w:rsid w:val="004D4183"/>
    <w:rsid w:val="004D44D0"/>
    <w:rsid w:val="004D4F81"/>
    <w:rsid w:val="004D5F1E"/>
    <w:rsid w:val="004D6969"/>
    <w:rsid w:val="004E0085"/>
    <w:rsid w:val="004E0D6B"/>
    <w:rsid w:val="004E1A37"/>
    <w:rsid w:val="004E1E19"/>
    <w:rsid w:val="004E2578"/>
    <w:rsid w:val="004E2798"/>
    <w:rsid w:val="004E282E"/>
    <w:rsid w:val="004E3251"/>
    <w:rsid w:val="004E3774"/>
    <w:rsid w:val="004E3D7A"/>
    <w:rsid w:val="004E403A"/>
    <w:rsid w:val="004E427E"/>
    <w:rsid w:val="004E43BD"/>
    <w:rsid w:val="004E481A"/>
    <w:rsid w:val="004E4CF4"/>
    <w:rsid w:val="004E601F"/>
    <w:rsid w:val="004E665F"/>
    <w:rsid w:val="004E7F04"/>
    <w:rsid w:val="004F00E6"/>
    <w:rsid w:val="004F16B6"/>
    <w:rsid w:val="004F190B"/>
    <w:rsid w:val="004F2134"/>
    <w:rsid w:val="004F24EA"/>
    <w:rsid w:val="004F40CE"/>
    <w:rsid w:val="004F4D57"/>
    <w:rsid w:val="004F5BB6"/>
    <w:rsid w:val="004F5C85"/>
    <w:rsid w:val="004F5FEB"/>
    <w:rsid w:val="004F69C3"/>
    <w:rsid w:val="005001EF"/>
    <w:rsid w:val="005006DF"/>
    <w:rsid w:val="00500FEE"/>
    <w:rsid w:val="005011AC"/>
    <w:rsid w:val="005014EC"/>
    <w:rsid w:val="00501B3C"/>
    <w:rsid w:val="00502099"/>
    <w:rsid w:val="005020ED"/>
    <w:rsid w:val="00504749"/>
    <w:rsid w:val="00505198"/>
    <w:rsid w:val="00505C5C"/>
    <w:rsid w:val="00506A6B"/>
    <w:rsid w:val="00506BA4"/>
    <w:rsid w:val="005076F5"/>
    <w:rsid w:val="00507763"/>
    <w:rsid w:val="0050789E"/>
    <w:rsid w:val="0051107B"/>
    <w:rsid w:val="005111CF"/>
    <w:rsid w:val="00511822"/>
    <w:rsid w:val="00512042"/>
    <w:rsid w:val="00512622"/>
    <w:rsid w:val="00513A0C"/>
    <w:rsid w:val="00513E74"/>
    <w:rsid w:val="00514F80"/>
    <w:rsid w:val="00515AFB"/>
    <w:rsid w:val="00516010"/>
    <w:rsid w:val="00516E82"/>
    <w:rsid w:val="00517249"/>
    <w:rsid w:val="0051727C"/>
    <w:rsid w:val="00517630"/>
    <w:rsid w:val="0052027A"/>
    <w:rsid w:val="00521907"/>
    <w:rsid w:val="0052293B"/>
    <w:rsid w:val="00522D11"/>
    <w:rsid w:val="005244D4"/>
    <w:rsid w:val="005245CD"/>
    <w:rsid w:val="0052488F"/>
    <w:rsid w:val="00524B0B"/>
    <w:rsid w:val="005251F1"/>
    <w:rsid w:val="0052557D"/>
    <w:rsid w:val="00525A6C"/>
    <w:rsid w:val="00526958"/>
    <w:rsid w:val="00526A62"/>
    <w:rsid w:val="00526CDC"/>
    <w:rsid w:val="00526D6C"/>
    <w:rsid w:val="00526D74"/>
    <w:rsid w:val="00526EF3"/>
    <w:rsid w:val="00527535"/>
    <w:rsid w:val="005279EA"/>
    <w:rsid w:val="00527C9A"/>
    <w:rsid w:val="005304C3"/>
    <w:rsid w:val="00530568"/>
    <w:rsid w:val="005308FB"/>
    <w:rsid w:val="0053090F"/>
    <w:rsid w:val="00530B3E"/>
    <w:rsid w:val="00531F69"/>
    <w:rsid w:val="0053200D"/>
    <w:rsid w:val="00532595"/>
    <w:rsid w:val="005337D5"/>
    <w:rsid w:val="00533B1E"/>
    <w:rsid w:val="00534565"/>
    <w:rsid w:val="00534A43"/>
    <w:rsid w:val="0053578B"/>
    <w:rsid w:val="00535C17"/>
    <w:rsid w:val="00536648"/>
    <w:rsid w:val="0053685F"/>
    <w:rsid w:val="00541413"/>
    <w:rsid w:val="0054144F"/>
    <w:rsid w:val="00541C1D"/>
    <w:rsid w:val="00543143"/>
    <w:rsid w:val="00543210"/>
    <w:rsid w:val="005433AA"/>
    <w:rsid w:val="005433D5"/>
    <w:rsid w:val="005449F9"/>
    <w:rsid w:val="00545323"/>
    <w:rsid w:val="0054563D"/>
    <w:rsid w:val="00545A83"/>
    <w:rsid w:val="00545E53"/>
    <w:rsid w:val="00546CEA"/>
    <w:rsid w:val="00546F28"/>
    <w:rsid w:val="0054722C"/>
    <w:rsid w:val="005475C3"/>
    <w:rsid w:val="00551033"/>
    <w:rsid w:val="0055226F"/>
    <w:rsid w:val="00552E0E"/>
    <w:rsid w:val="005533AF"/>
    <w:rsid w:val="0055400C"/>
    <w:rsid w:val="005541C7"/>
    <w:rsid w:val="00554497"/>
    <w:rsid w:val="005547C3"/>
    <w:rsid w:val="00554C2C"/>
    <w:rsid w:val="00555352"/>
    <w:rsid w:val="00556260"/>
    <w:rsid w:val="00557074"/>
    <w:rsid w:val="00557B7E"/>
    <w:rsid w:val="00557BC6"/>
    <w:rsid w:val="00557C91"/>
    <w:rsid w:val="0056011A"/>
    <w:rsid w:val="0056037D"/>
    <w:rsid w:val="00560B73"/>
    <w:rsid w:val="005618D5"/>
    <w:rsid w:val="00561BF5"/>
    <w:rsid w:val="00562202"/>
    <w:rsid w:val="00562665"/>
    <w:rsid w:val="00563078"/>
    <w:rsid w:val="005657E0"/>
    <w:rsid w:val="005662D1"/>
    <w:rsid w:val="00566564"/>
    <w:rsid w:val="00566A15"/>
    <w:rsid w:val="00566BEA"/>
    <w:rsid w:val="00566C2D"/>
    <w:rsid w:val="00567482"/>
    <w:rsid w:val="005675F7"/>
    <w:rsid w:val="00567B04"/>
    <w:rsid w:val="00570767"/>
    <w:rsid w:val="00570A4A"/>
    <w:rsid w:val="00571140"/>
    <w:rsid w:val="00572BE9"/>
    <w:rsid w:val="00572C09"/>
    <w:rsid w:val="00572DE9"/>
    <w:rsid w:val="005737E6"/>
    <w:rsid w:val="005738D1"/>
    <w:rsid w:val="00575E6E"/>
    <w:rsid w:val="00575E8B"/>
    <w:rsid w:val="00576417"/>
    <w:rsid w:val="00576A08"/>
    <w:rsid w:val="005778EF"/>
    <w:rsid w:val="005779E6"/>
    <w:rsid w:val="00577A02"/>
    <w:rsid w:val="005801C2"/>
    <w:rsid w:val="005801ED"/>
    <w:rsid w:val="005808FC"/>
    <w:rsid w:val="0058118A"/>
    <w:rsid w:val="00581223"/>
    <w:rsid w:val="005812DD"/>
    <w:rsid w:val="00581599"/>
    <w:rsid w:val="00581A19"/>
    <w:rsid w:val="00581B37"/>
    <w:rsid w:val="00581CBB"/>
    <w:rsid w:val="00582DE5"/>
    <w:rsid w:val="005836E8"/>
    <w:rsid w:val="00583A0F"/>
    <w:rsid w:val="00583A17"/>
    <w:rsid w:val="00583A6F"/>
    <w:rsid w:val="005846C7"/>
    <w:rsid w:val="00584AE9"/>
    <w:rsid w:val="00584F98"/>
    <w:rsid w:val="005850A3"/>
    <w:rsid w:val="00586525"/>
    <w:rsid w:val="005916A5"/>
    <w:rsid w:val="00591A41"/>
    <w:rsid w:val="00593352"/>
    <w:rsid w:val="00593BCF"/>
    <w:rsid w:val="005948A2"/>
    <w:rsid w:val="00594F7A"/>
    <w:rsid w:val="005950BD"/>
    <w:rsid w:val="00595A13"/>
    <w:rsid w:val="00595C88"/>
    <w:rsid w:val="00596AAC"/>
    <w:rsid w:val="005970A9"/>
    <w:rsid w:val="00597576"/>
    <w:rsid w:val="00597ABA"/>
    <w:rsid w:val="00597D7C"/>
    <w:rsid w:val="005A03A5"/>
    <w:rsid w:val="005A06A7"/>
    <w:rsid w:val="005A0C93"/>
    <w:rsid w:val="005A162F"/>
    <w:rsid w:val="005A1A8A"/>
    <w:rsid w:val="005A28CA"/>
    <w:rsid w:val="005A33BE"/>
    <w:rsid w:val="005A34E4"/>
    <w:rsid w:val="005A3BDF"/>
    <w:rsid w:val="005A3DA2"/>
    <w:rsid w:val="005A3ECD"/>
    <w:rsid w:val="005A4D48"/>
    <w:rsid w:val="005A4DC5"/>
    <w:rsid w:val="005A4E53"/>
    <w:rsid w:val="005A541E"/>
    <w:rsid w:val="005A56B4"/>
    <w:rsid w:val="005A603E"/>
    <w:rsid w:val="005A6291"/>
    <w:rsid w:val="005A66AF"/>
    <w:rsid w:val="005A6A9B"/>
    <w:rsid w:val="005A6B03"/>
    <w:rsid w:val="005A6F28"/>
    <w:rsid w:val="005A715D"/>
    <w:rsid w:val="005A7EC7"/>
    <w:rsid w:val="005B0149"/>
    <w:rsid w:val="005B04DA"/>
    <w:rsid w:val="005B0749"/>
    <w:rsid w:val="005B07E4"/>
    <w:rsid w:val="005B07E5"/>
    <w:rsid w:val="005B101C"/>
    <w:rsid w:val="005B10B5"/>
    <w:rsid w:val="005B1207"/>
    <w:rsid w:val="005B1791"/>
    <w:rsid w:val="005B185B"/>
    <w:rsid w:val="005B1B70"/>
    <w:rsid w:val="005B1BBA"/>
    <w:rsid w:val="005B1D6E"/>
    <w:rsid w:val="005B1E1A"/>
    <w:rsid w:val="005B286C"/>
    <w:rsid w:val="005B28EF"/>
    <w:rsid w:val="005B2A94"/>
    <w:rsid w:val="005B30F9"/>
    <w:rsid w:val="005B3755"/>
    <w:rsid w:val="005B4AA0"/>
    <w:rsid w:val="005B516A"/>
    <w:rsid w:val="005B5342"/>
    <w:rsid w:val="005B5662"/>
    <w:rsid w:val="005B5BE7"/>
    <w:rsid w:val="005B76CF"/>
    <w:rsid w:val="005B780E"/>
    <w:rsid w:val="005B7CB8"/>
    <w:rsid w:val="005C1053"/>
    <w:rsid w:val="005C1E43"/>
    <w:rsid w:val="005C23C5"/>
    <w:rsid w:val="005C2532"/>
    <w:rsid w:val="005C3032"/>
    <w:rsid w:val="005C3383"/>
    <w:rsid w:val="005C42BF"/>
    <w:rsid w:val="005C4B2D"/>
    <w:rsid w:val="005C4E12"/>
    <w:rsid w:val="005C4F50"/>
    <w:rsid w:val="005C52A6"/>
    <w:rsid w:val="005C66B6"/>
    <w:rsid w:val="005C77C9"/>
    <w:rsid w:val="005D1219"/>
    <w:rsid w:val="005D1363"/>
    <w:rsid w:val="005D1D0D"/>
    <w:rsid w:val="005D29AB"/>
    <w:rsid w:val="005D2A63"/>
    <w:rsid w:val="005D39D3"/>
    <w:rsid w:val="005D3AE6"/>
    <w:rsid w:val="005D3DC4"/>
    <w:rsid w:val="005D3E34"/>
    <w:rsid w:val="005D493F"/>
    <w:rsid w:val="005D4A82"/>
    <w:rsid w:val="005D5295"/>
    <w:rsid w:val="005D5469"/>
    <w:rsid w:val="005D56E4"/>
    <w:rsid w:val="005D6B79"/>
    <w:rsid w:val="005D710E"/>
    <w:rsid w:val="005D7B18"/>
    <w:rsid w:val="005D7BB9"/>
    <w:rsid w:val="005E06E7"/>
    <w:rsid w:val="005E0D99"/>
    <w:rsid w:val="005E0DB5"/>
    <w:rsid w:val="005E132E"/>
    <w:rsid w:val="005E1FD6"/>
    <w:rsid w:val="005E4FDE"/>
    <w:rsid w:val="005E63EB"/>
    <w:rsid w:val="005E6ACA"/>
    <w:rsid w:val="005E70F2"/>
    <w:rsid w:val="005E71A6"/>
    <w:rsid w:val="005E7383"/>
    <w:rsid w:val="005E7BF8"/>
    <w:rsid w:val="005E7D4F"/>
    <w:rsid w:val="005E7EDB"/>
    <w:rsid w:val="005F0590"/>
    <w:rsid w:val="005F3B1E"/>
    <w:rsid w:val="005F44AA"/>
    <w:rsid w:val="005F508D"/>
    <w:rsid w:val="005F5298"/>
    <w:rsid w:val="005F59BD"/>
    <w:rsid w:val="005F5EF5"/>
    <w:rsid w:val="005F6E7E"/>
    <w:rsid w:val="005F6F42"/>
    <w:rsid w:val="005F7792"/>
    <w:rsid w:val="005F7AC3"/>
    <w:rsid w:val="005F7C10"/>
    <w:rsid w:val="00600141"/>
    <w:rsid w:val="0060046D"/>
    <w:rsid w:val="006009D7"/>
    <w:rsid w:val="00600F0D"/>
    <w:rsid w:val="00601008"/>
    <w:rsid w:val="006012CC"/>
    <w:rsid w:val="00601358"/>
    <w:rsid w:val="00601A02"/>
    <w:rsid w:val="00601CAC"/>
    <w:rsid w:val="00601E84"/>
    <w:rsid w:val="00602486"/>
    <w:rsid w:val="00602D22"/>
    <w:rsid w:val="0060381D"/>
    <w:rsid w:val="00604A3F"/>
    <w:rsid w:val="00605836"/>
    <w:rsid w:val="006059AC"/>
    <w:rsid w:val="006066D4"/>
    <w:rsid w:val="00607F6A"/>
    <w:rsid w:val="00610EE8"/>
    <w:rsid w:val="00610F41"/>
    <w:rsid w:val="006110C4"/>
    <w:rsid w:val="00611FE2"/>
    <w:rsid w:val="006120FA"/>
    <w:rsid w:val="00612B66"/>
    <w:rsid w:val="00612FDE"/>
    <w:rsid w:val="0061302A"/>
    <w:rsid w:val="006135A1"/>
    <w:rsid w:val="00613ABC"/>
    <w:rsid w:val="006157D3"/>
    <w:rsid w:val="00616541"/>
    <w:rsid w:val="0061766E"/>
    <w:rsid w:val="00617C7A"/>
    <w:rsid w:val="00617FB3"/>
    <w:rsid w:val="0062010E"/>
    <w:rsid w:val="006205B0"/>
    <w:rsid w:val="00621443"/>
    <w:rsid w:val="00621855"/>
    <w:rsid w:val="00621FAF"/>
    <w:rsid w:val="006237F4"/>
    <w:rsid w:val="00624ECB"/>
    <w:rsid w:val="00624EF7"/>
    <w:rsid w:val="0062598C"/>
    <w:rsid w:val="00626849"/>
    <w:rsid w:val="00626F0A"/>
    <w:rsid w:val="0062711E"/>
    <w:rsid w:val="006271CE"/>
    <w:rsid w:val="00630465"/>
    <w:rsid w:val="00630686"/>
    <w:rsid w:val="006310A6"/>
    <w:rsid w:val="00631252"/>
    <w:rsid w:val="00631399"/>
    <w:rsid w:val="006314B2"/>
    <w:rsid w:val="0063197E"/>
    <w:rsid w:val="00631BC8"/>
    <w:rsid w:val="00631D2F"/>
    <w:rsid w:val="0063222E"/>
    <w:rsid w:val="006328FD"/>
    <w:rsid w:val="00632A27"/>
    <w:rsid w:val="00632E73"/>
    <w:rsid w:val="00632E80"/>
    <w:rsid w:val="00633A25"/>
    <w:rsid w:val="00633C17"/>
    <w:rsid w:val="00633D04"/>
    <w:rsid w:val="00635D5F"/>
    <w:rsid w:val="006368EB"/>
    <w:rsid w:val="00636DE4"/>
    <w:rsid w:val="006373F4"/>
    <w:rsid w:val="006374D2"/>
    <w:rsid w:val="00637A6D"/>
    <w:rsid w:val="00637ADE"/>
    <w:rsid w:val="006401AB"/>
    <w:rsid w:val="00640685"/>
    <w:rsid w:val="00641F2F"/>
    <w:rsid w:val="0064209F"/>
    <w:rsid w:val="00643194"/>
    <w:rsid w:val="00644E42"/>
    <w:rsid w:val="0064515A"/>
    <w:rsid w:val="00645196"/>
    <w:rsid w:val="006459B6"/>
    <w:rsid w:val="00645F67"/>
    <w:rsid w:val="00652126"/>
    <w:rsid w:val="006522D4"/>
    <w:rsid w:val="00652CA1"/>
    <w:rsid w:val="00653460"/>
    <w:rsid w:val="00653F4E"/>
    <w:rsid w:val="00654152"/>
    <w:rsid w:val="00654411"/>
    <w:rsid w:val="006549BC"/>
    <w:rsid w:val="00654D9A"/>
    <w:rsid w:val="00654E31"/>
    <w:rsid w:val="0065529C"/>
    <w:rsid w:val="00655938"/>
    <w:rsid w:val="00655FB5"/>
    <w:rsid w:val="00655FE6"/>
    <w:rsid w:val="0065666D"/>
    <w:rsid w:val="00657D4B"/>
    <w:rsid w:val="0066024F"/>
    <w:rsid w:val="00660566"/>
    <w:rsid w:val="006606EB"/>
    <w:rsid w:val="006610B4"/>
    <w:rsid w:val="0066117F"/>
    <w:rsid w:val="0066119F"/>
    <w:rsid w:val="006612E6"/>
    <w:rsid w:val="00661784"/>
    <w:rsid w:val="00662729"/>
    <w:rsid w:val="00663D78"/>
    <w:rsid w:val="0066409F"/>
    <w:rsid w:val="006653DA"/>
    <w:rsid w:val="0066564A"/>
    <w:rsid w:val="00665827"/>
    <w:rsid w:val="00665E64"/>
    <w:rsid w:val="00665FCB"/>
    <w:rsid w:val="00666242"/>
    <w:rsid w:val="006667DE"/>
    <w:rsid w:val="0066770E"/>
    <w:rsid w:val="00671B4E"/>
    <w:rsid w:val="00671FF9"/>
    <w:rsid w:val="00672A76"/>
    <w:rsid w:val="00672C3D"/>
    <w:rsid w:val="00673107"/>
    <w:rsid w:val="00673A40"/>
    <w:rsid w:val="00673F4A"/>
    <w:rsid w:val="006754C4"/>
    <w:rsid w:val="006764B9"/>
    <w:rsid w:val="00676EA9"/>
    <w:rsid w:val="00677426"/>
    <w:rsid w:val="0068085B"/>
    <w:rsid w:val="00680D1B"/>
    <w:rsid w:val="00680E00"/>
    <w:rsid w:val="006817EE"/>
    <w:rsid w:val="00681D5A"/>
    <w:rsid w:val="00682042"/>
    <w:rsid w:val="00682EF0"/>
    <w:rsid w:val="00682EFD"/>
    <w:rsid w:val="0068345E"/>
    <w:rsid w:val="006851FF"/>
    <w:rsid w:val="00685E5C"/>
    <w:rsid w:val="00686384"/>
    <w:rsid w:val="00686506"/>
    <w:rsid w:val="00687AA9"/>
    <w:rsid w:val="00687B70"/>
    <w:rsid w:val="00687C2A"/>
    <w:rsid w:val="00687FAD"/>
    <w:rsid w:val="00690825"/>
    <w:rsid w:val="00690C20"/>
    <w:rsid w:val="00690C4F"/>
    <w:rsid w:val="00692193"/>
    <w:rsid w:val="006940F6"/>
    <w:rsid w:val="00694454"/>
    <w:rsid w:val="00694E20"/>
    <w:rsid w:val="00694F05"/>
    <w:rsid w:val="006954C3"/>
    <w:rsid w:val="00695A98"/>
    <w:rsid w:val="00695BEC"/>
    <w:rsid w:val="00695C28"/>
    <w:rsid w:val="00696C69"/>
    <w:rsid w:val="006A0362"/>
    <w:rsid w:val="006A03A9"/>
    <w:rsid w:val="006A0B1C"/>
    <w:rsid w:val="006A1416"/>
    <w:rsid w:val="006A19F7"/>
    <w:rsid w:val="006A23F7"/>
    <w:rsid w:val="006A284C"/>
    <w:rsid w:val="006A2B52"/>
    <w:rsid w:val="006A2E7D"/>
    <w:rsid w:val="006A30E4"/>
    <w:rsid w:val="006A31D5"/>
    <w:rsid w:val="006A369F"/>
    <w:rsid w:val="006A3C57"/>
    <w:rsid w:val="006A5030"/>
    <w:rsid w:val="006A50BA"/>
    <w:rsid w:val="006A533A"/>
    <w:rsid w:val="006A5A6B"/>
    <w:rsid w:val="006A5D3A"/>
    <w:rsid w:val="006A60B4"/>
    <w:rsid w:val="006A6204"/>
    <w:rsid w:val="006A6B3D"/>
    <w:rsid w:val="006A6CB1"/>
    <w:rsid w:val="006A6E6B"/>
    <w:rsid w:val="006A70B1"/>
    <w:rsid w:val="006A758E"/>
    <w:rsid w:val="006B00DC"/>
    <w:rsid w:val="006B1B78"/>
    <w:rsid w:val="006B2562"/>
    <w:rsid w:val="006B25D4"/>
    <w:rsid w:val="006B3AF0"/>
    <w:rsid w:val="006B3ECB"/>
    <w:rsid w:val="006B4091"/>
    <w:rsid w:val="006B41BF"/>
    <w:rsid w:val="006B4E3B"/>
    <w:rsid w:val="006B5504"/>
    <w:rsid w:val="006B6921"/>
    <w:rsid w:val="006B719C"/>
    <w:rsid w:val="006B7C28"/>
    <w:rsid w:val="006B7F97"/>
    <w:rsid w:val="006C0C56"/>
    <w:rsid w:val="006C1079"/>
    <w:rsid w:val="006C1B0C"/>
    <w:rsid w:val="006C2DF7"/>
    <w:rsid w:val="006C34FC"/>
    <w:rsid w:val="006C368C"/>
    <w:rsid w:val="006C3DA6"/>
    <w:rsid w:val="006C48F0"/>
    <w:rsid w:val="006C4F98"/>
    <w:rsid w:val="006C5884"/>
    <w:rsid w:val="006C60AC"/>
    <w:rsid w:val="006C6615"/>
    <w:rsid w:val="006C6881"/>
    <w:rsid w:val="006C6F0E"/>
    <w:rsid w:val="006C76F3"/>
    <w:rsid w:val="006D00DA"/>
    <w:rsid w:val="006D04AE"/>
    <w:rsid w:val="006D04CF"/>
    <w:rsid w:val="006D06F8"/>
    <w:rsid w:val="006D088D"/>
    <w:rsid w:val="006D0A28"/>
    <w:rsid w:val="006D0C9E"/>
    <w:rsid w:val="006D0DCA"/>
    <w:rsid w:val="006D10F3"/>
    <w:rsid w:val="006D13D1"/>
    <w:rsid w:val="006D1B18"/>
    <w:rsid w:val="006D1C6A"/>
    <w:rsid w:val="006D23DA"/>
    <w:rsid w:val="006D291C"/>
    <w:rsid w:val="006D3A4A"/>
    <w:rsid w:val="006D443B"/>
    <w:rsid w:val="006D4B54"/>
    <w:rsid w:val="006D5AA0"/>
    <w:rsid w:val="006D5BF4"/>
    <w:rsid w:val="006D5EBA"/>
    <w:rsid w:val="006D64F3"/>
    <w:rsid w:val="006D679D"/>
    <w:rsid w:val="006D714E"/>
    <w:rsid w:val="006E0060"/>
    <w:rsid w:val="006E02E4"/>
    <w:rsid w:val="006E0371"/>
    <w:rsid w:val="006E12AA"/>
    <w:rsid w:val="006E1575"/>
    <w:rsid w:val="006E1CD3"/>
    <w:rsid w:val="006E1D85"/>
    <w:rsid w:val="006E27EE"/>
    <w:rsid w:val="006E281A"/>
    <w:rsid w:val="006E3AC9"/>
    <w:rsid w:val="006E3CC7"/>
    <w:rsid w:val="006E3F27"/>
    <w:rsid w:val="006E445A"/>
    <w:rsid w:val="006E44D7"/>
    <w:rsid w:val="006E44F0"/>
    <w:rsid w:val="006E4688"/>
    <w:rsid w:val="006E4F1D"/>
    <w:rsid w:val="006E4F64"/>
    <w:rsid w:val="006E512E"/>
    <w:rsid w:val="006E529E"/>
    <w:rsid w:val="006E56AE"/>
    <w:rsid w:val="006E6234"/>
    <w:rsid w:val="006E6A37"/>
    <w:rsid w:val="006E6D08"/>
    <w:rsid w:val="006E7276"/>
    <w:rsid w:val="006E7511"/>
    <w:rsid w:val="006E7AF6"/>
    <w:rsid w:val="006F0713"/>
    <w:rsid w:val="006F091B"/>
    <w:rsid w:val="006F0CEE"/>
    <w:rsid w:val="006F1A19"/>
    <w:rsid w:val="006F1E43"/>
    <w:rsid w:val="006F22E0"/>
    <w:rsid w:val="006F25B7"/>
    <w:rsid w:val="006F32A1"/>
    <w:rsid w:val="006F3EA1"/>
    <w:rsid w:val="006F4AB3"/>
    <w:rsid w:val="006F4B2C"/>
    <w:rsid w:val="006F6317"/>
    <w:rsid w:val="006F6501"/>
    <w:rsid w:val="006F6BB2"/>
    <w:rsid w:val="006F7750"/>
    <w:rsid w:val="007002FC"/>
    <w:rsid w:val="007005C7"/>
    <w:rsid w:val="00700816"/>
    <w:rsid w:val="00700B57"/>
    <w:rsid w:val="00700CEB"/>
    <w:rsid w:val="007012CE"/>
    <w:rsid w:val="007014C8"/>
    <w:rsid w:val="007017CC"/>
    <w:rsid w:val="00701904"/>
    <w:rsid w:val="007021CD"/>
    <w:rsid w:val="00703BBB"/>
    <w:rsid w:val="00703E4A"/>
    <w:rsid w:val="00704955"/>
    <w:rsid w:val="00704AC2"/>
    <w:rsid w:val="00705E4D"/>
    <w:rsid w:val="007063E4"/>
    <w:rsid w:val="00706641"/>
    <w:rsid w:val="00706962"/>
    <w:rsid w:val="00706DEE"/>
    <w:rsid w:val="00706EFB"/>
    <w:rsid w:val="007101C5"/>
    <w:rsid w:val="0071065B"/>
    <w:rsid w:val="00710683"/>
    <w:rsid w:val="00710FC7"/>
    <w:rsid w:val="00712F5C"/>
    <w:rsid w:val="00713111"/>
    <w:rsid w:val="007146B5"/>
    <w:rsid w:val="0071476B"/>
    <w:rsid w:val="00714A91"/>
    <w:rsid w:val="00715771"/>
    <w:rsid w:val="00715F39"/>
    <w:rsid w:val="00716044"/>
    <w:rsid w:val="0071627B"/>
    <w:rsid w:val="0071665B"/>
    <w:rsid w:val="007167E1"/>
    <w:rsid w:val="00716A57"/>
    <w:rsid w:val="00716C22"/>
    <w:rsid w:val="0071710C"/>
    <w:rsid w:val="00717FB0"/>
    <w:rsid w:val="00720AAB"/>
    <w:rsid w:val="0072189B"/>
    <w:rsid w:val="0072249A"/>
    <w:rsid w:val="007230D9"/>
    <w:rsid w:val="0072312E"/>
    <w:rsid w:val="0072397E"/>
    <w:rsid w:val="0072402B"/>
    <w:rsid w:val="00724126"/>
    <w:rsid w:val="007244F0"/>
    <w:rsid w:val="0072525A"/>
    <w:rsid w:val="00725599"/>
    <w:rsid w:val="007256A9"/>
    <w:rsid w:val="0072654F"/>
    <w:rsid w:val="00726842"/>
    <w:rsid w:val="00726DB4"/>
    <w:rsid w:val="00726F51"/>
    <w:rsid w:val="007270AB"/>
    <w:rsid w:val="0072777C"/>
    <w:rsid w:val="00727911"/>
    <w:rsid w:val="00727F55"/>
    <w:rsid w:val="0073014D"/>
    <w:rsid w:val="007302A0"/>
    <w:rsid w:val="00730C73"/>
    <w:rsid w:val="00730CB4"/>
    <w:rsid w:val="00730EB8"/>
    <w:rsid w:val="00731013"/>
    <w:rsid w:val="007324CF"/>
    <w:rsid w:val="0073294A"/>
    <w:rsid w:val="00733329"/>
    <w:rsid w:val="00733643"/>
    <w:rsid w:val="00733B7A"/>
    <w:rsid w:val="00733F86"/>
    <w:rsid w:val="007345C5"/>
    <w:rsid w:val="00734D4B"/>
    <w:rsid w:val="00735795"/>
    <w:rsid w:val="00735C85"/>
    <w:rsid w:val="00735CA9"/>
    <w:rsid w:val="00736243"/>
    <w:rsid w:val="00736E82"/>
    <w:rsid w:val="00737586"/>
    <w:rsid w:val="007379E9"/>
    <w:rsid w:val="00737EF0"/>
    <w:rsid w:val="0074012D"/>
    <w:rsid w:val="00740941"/>
    <w:rsid w:val="00740A2F"/>
    <w:rsid w:val="00741976"/>
    <w:rsid w:val="0074276A"/>
    <w:rsid w:val="007427EB"/>
    <w:rsid w:val="00742805"/>
    <w:rsid w:val="00742A9E"/>
    <w:rsid w:val="00743960"/>
    <w:rsid w:val="00743FED"/>
    <w:rsid w:val="00744117"/>
    <w:rsid w:val="0074439F"/>
    <w:rsid w:val="00744581"/>
    <w:rsid w:val="00744ECF"/>
    <w:rsid w:val="007451D4"/>
    <w:rsid w:val="00745887"/>
    <w:rsid w:val="00745D55"/>
    <w:rsid w:val="007460F6"/>
    <w:rsid w:val="007462D1"/>
    <w:rsid w:val="007465D8"/>
    <w:rsid w:val="00746D20"/>
    <w:rsid w:val="0074733C"/>
    <w:rsid w:val="00747464"/>
    <w:rsid w:val="00750AF1"/>
    <w:rsid w:val="00751183"/>
    <w:rsid w:val="0075152D"/>
    <w:rsid w:val="007532B4"/>
    <w:rsid w:val="00753367"/>
    <w:rsid w:val="007533E9"/>
    <w:rsid w:val="00753DF4"/>
    <w:rsid w:val="007546CC"/>
    <w:rsid w:val="00754B89"/>
    <w:rsid w:val="007553CE"/>
    <w:rsid w:val="007554A4"/>
    <w:rsid w:val="00755A26"/>
    <w:rsid w:val="00755FC9"/>
    <w:rsid w:val="007561E6"/>
    <w:rsid w:val="00756DBE"/>
    <w:rsid w:val="007602D0"/>
    <w:rsid w:val="007603CF"/>
    <w:rsid w:val="007604B9"/>
    <w:rsid w:val="00761805"/>
    <w:rsid w:val="00762B7C"/>
    <w:rsid w:val="00762D5D"/>
    <w:rsid w:val="00762FB4"/>
    <w:rsid w:val="007640B9"/>
    <w:rsid w:val="0076461B"/>
    <w:rsid w:val="00766358"/>
    <w:rsid w:val="007667F6"/>
    <w:rsid w:val="00766D9A"/>
    <w:rsid w:val="00766EB0"/>
    <w:rsid w:val="007670B4"/>
    <w:rsid w:val="0077009B"/>
    <w:rsid w:val="00770533"/>
    <w:rsid w:val="0077061E"/>
    <w:rsid w:val="0077119C"/>
    <w:rsid w:val="00771CDC"/>
    <w:rsid w:val="007722E4"/>
    <w:rsid w:val="00772705"/>
    <w:rsid w:val="00772714"/>
    <w:rsid w:val="007736BA"/>
    <w:rsid w:val="007745BF"/>
    <w:rsid w:val="00774871"/>
    <w:rsid w:val="00775579"/>
    <w:rsid w:val="00776689"/>
    <w:rsid w:val="007773E0"/>
    <w:rsid w:val="00777E91"/>
    <w:rsid w:val="00780071"/>
    <w:rsid w:val="00780865"/>
    <w:rsid w:val="00780C14"/>
    <w:rsid w:val="007818BA"/>
    <w:rsid w:val="00782118"/>
    <w:rsid w:val="00782474"/>
    <w:rsid w:val="007825A9"/>
    <w:rsid w:val="00782F58"/>
    <w:rsid w:val="00782FD8"/>
    <w:rsid w:val="00783021"/>
    <w:rsid w:val="007838B7"/>
    <w:rsid w:val="007838E6"/>
    <w:rsid w:val="0078426C"/>
    <w:rsid w:val="00784FD2"/>
    <w:rsid w:val="007852A7"/>
    <w:rsid w:val="007854F6"/>
    <w:rsid w:val="0078594D"/>
    <w:rsid w:val="00785A15"/>
    <w:rsid w:val="00786507"/>
    <w:rsid w:val="007875EE"/>
    <w:rsid w:val="00790A21"/>
    <w:rsid w:val="00790AB3"/>
    <w:rsid w:val="007910DD"/>
    <w:rsid w:val="00791732"/>
    <w:rsid w:val="007928F2"/>
    <w:rsid w:val="00792B3E"/>
    <w:rsid w:val="00793A71"/>
    <w:rsid w:val="007941D3"/>
    <w:rsid w:val="00794229"/>
    <w:rsid w:val="0079431B"/>
    <w:rsid w:val="00795066"/>
    <w:rsid w:val="007951F6"/>
    <w:rsid w:val="007955BA"/>
    <w:rsid w:val="00795881"/>
    <w:rsid w:val="00795C45"/>
    <w:rsid w:val="00796BE0"/>
    <w:rsid w:val="007A0073"/>
    <w:rsid w:val="007A0477"/>
    <w:rsid w:val="007A0741"/>
    <w:rsid w:val="007A20E9"/>
    <w:rsid w:val="007A2523"/>
    <w:rsid w:val="007A2BA6"/>
    <w:rsid w:val="007A2E0D"/>
    <w:rsid w:val="007A37F0"/>
    <w:rsid w:val="007A46AE"/>
    <w:rsid w:val="007A4CE5"/>
    <w:rsid w:val="007A6052"/>
    <w:rsid w:val="007A61AD"/>
    <w:rsid w:val="007A6A55"/>
    <w:rsid w:val="007A7175"/>
    <w:rsid w:val="007A77C1"/>
    <w:rsid w:val="007A78A1"/>
    <w:rsid w:val="007A7A49"/>
    <w:rsid w:val="007B0C65"/>
    <w:rsid w:val="007B0D77"/>
    <w:rsid w:val="007B171C"/>
    <w:rsid w:val="007B2931"/>
    <w:rsid w:val="007B345C"/>
    <w:rsid w:val="007B3843"/>
    <w:rsid w:val="007B3909"/>
    <w:rsid w:val="007B3D88"/>
    <w:rsid w:val="007B4503"/>
    <w:rsid w:val="007B4AA8"/>
    <w:rsid w:val="007B4C58"/>
    <w:rsid w:val="007B4E9D"/>
    <w:rsid w:val="007B5536"/>
    <w:rsid w:val="007B5F42"/>
    <w:rsid w:val="007C235F"/>
    <w:rsid w:val="007C2E48"/>
    <w:rsid w:val="007C3E2A"/>
    <w:rsid w:val="007C4697"/>
    <w:rsid w:val="007C6BBD"/>
    <w:rsid w:val="007C7632"/>
    <w:rsid w:val="007C7655"/>
    <w:rsid w:val="007D05ED"/>
    <w:rsid w:val="007D11D7"/>
    <w:rsid w:val="007D35DA"/>
    <w:rsid w:val="007D38D9"/>
    <w:rsid w:val="007D3B3F"/>
    <w:rsid w:val="007D40E5"/>
    <w:rsid w:val="007D4EEF"/>
    <w:rsid w:val="007D619C"/>
    <w:rsid w:val="007D7117"/>
    <w:rsid w:val="007D78E0"/>
    <w:rsid w:val="007D78FE"/>
    <w:rsid w:val="007D7FAF"/>
    <w:rsid w:val="007E01D1"/>
    <w:rsid w:val="007E0335"/>
    <w:rsid w:val="007E0740"/>
    <w:rsid w:val="007E0814"/>
    <w:rsid w:val="007E0966"/>
    <w:rsid w:val="007E096A"/>
    <w:rsid w:val="007E0D59"/>
    <w:rsid w:val="007E142F"/>
    <w:rsid w:val="007E1734"/>
    <w:rsid w:val="007E377F"/>
    <w:rsid w:val="007E43D1"/>
    <w:rsid w:val="007E49CC"/>
    <w:rsid w:val="007E4F9F"/>
    <w:rsid w:val="007E5117"/>
    <w:rsid w:val="007E5A31"/>
    <w:rsid w:val="007E69E4"/>
    <w:rsid w:val="007E7B6A"/>
    <w:rsid w:val="007E7CC3"/>
    <w:rsid w:val="007F06F1"/>
    <w:rsid w:val="007F0792"/>
    <w:rsid w:val="007F0D90"/>
    <w:rsid w:val="007F174C"/>
    <w:rsid w:val="007F24CE"/>
    <w:rsid w:val="007F344B"/>
    <w:rsid w:val="007F3661"/>
    <w:rsid w:val="007F3A34"/>
    <w:rsid w:val="007F3E0E"/>
    <w:rsid w:val="007F443F"/>
    <w:rsid w:val="007F4F1D"/>
    <w:rsid w:val="007F4FE3"/>
    <w:rsid w:val="007F5303"/>
    <w:rsid w:val="007F576A"/>
    <w:rsid w:val="007F58F5"/>
    <w:rsid w:val="007F5BCE"/>
    <w:rsid w:val="007F5D50"/>
    <w:rsid w:val="007F62CB"/>
    <w:rsid w:val="00800918"/>
    <w:rsid w:val="00800B9F"/>
    <w:rsid w:val="008020B0"/>
    <w:rsid w:val="0080266C"/>
    <w:rsid w:val="00802920"/>
    <w:rsid w:val="00802E70"/>
    <w:rsid w:val="00803FCF"/>
    <w:rsid w:val="0080423C"/>
    <w:rsid w:val="00804523"/>
    <w:rsid w:val="0080479F"/>
    <w:rsid w:val="00805649"/>
    <w:rsid w:val="00805F19"/>
    <w:rsid w:val="008065D5"/>
    <w:rsid w:val="008065E2"/>
    <w:rsid w:val="0081052D"/>
    <w:rsid w:val="0081074A"/>
    <w:rsid w:val="0081167C"/>
    <w:rsid w:val="00811775"/>
    <w:rsid w:val="00811CBB"/>
    <w:rsid w:val="00811CBE"/>
    <w:rsid w:val="00812220"/>
    <w:rsid w:val="008123AC"/>
    <w:rsid w:val="00812807"/>
    <w:rsid w:val="008132E1"/>
    <w:rsid w:val="00813E1D"/>
    <w:rsid w:val="00813F64"/>
    <w:rsid w:val="00814954"/>
    <w:rsid w:val="00814D73"/>
    <w:rsid w:val="00814E03"/>
    <w:rsid w:val="008153ED"/>
    <w:rsid w:val="00815A89"/>
    <w:rsid w:val="00815D25"/>
    <w:rsid w:val="00816356"/>
    <w:rsid w:val="0081642C"/>
    <w:rsid w:val="008170E4"/>
    <w:rsid w:val="00817423"/>
    <w:rsid w:val="00817432"/>
    <w:rsid w:val="0082034F"/>
    <w:rsid w:val="0082076B"/>
    <w:rsid w:val="0082274C"/>
    <w:rsid w:val="00822A72"/>
    <w:rsid w:val="008235CE"/>
    <w:rsid w:val="00824A79"/>
    <w:rsid w:val="0082577E"/>
    <w:rsid w:val="00825851"/>
    <w:rsid w:val="00825970"/>
    <w:rsid w:val="008259C0"/>
    <w:rsid w:val="00825A2B"/>
    <w:rsid w:val="00825B0D"/>
    <w:rsid w:val="008267E3"/>
    <w:rsid w:val="008275E2"/>
    <w:rsid w:val="0082770B"/>
    <w:rsid w:val="00827ECA"/>
    <w:rsid w:val="00827FC5"/>
    <w:rsid w:val="00831288"/>
    <w:rsid w:val="008317AC"/>
    <w:rsid w:val="00832C42"/>
    <w:rsid w:val="008335A9"/>
    <w:rsid w:val="00833891"/>
    <w:rsid w:val="00834009"/>
    <w:rsid w:val="00834233"/>
    <w:rsid w:val="00834F0E"/>
    <w:rsid w:val="008351CB"/>
    <w:rsid w:val="008364AF"/>
    <w:rsid w:val="00837093"/>
    <w:rsid w:val="00840025"/>
    <w:rsid w:val="00841025"/>
    <w:rsid w:val="0084128E"/>
    <w:rsid w:val="0084170A"/>
    <w:rsid w:val="00843692"/>
    <w:rsid w:val="008439EB"/>
    <w:rsid w:val="00845039"/>
    <w:rsid w:val="0084529D"/>
    <w:rsid w:val="00845358"/>
    <w:rsid w:val="00845923"/>
    <w:rsid w:val="008460BA"/>
    <w:rsid w:val="00846297"/>
    <w:rsid w:val="008462A2"/>
    <w:rsid w:val="00846435"/>
    <w:rsid w:val="0084695B"/>
    <w:rsid w:val="00846AF5"/>
    <w:rsid w:val="00847DAF"/>
    <w:rsid w:val="0085014C"/>
    <w:rsid w:val="00850308"/>
    <w:rsid w:val="008505B0"/>
    <w:rsid w:val="00850CD9"/>
    <w:rsid w:val="008512CF"/>
    <w:rsid w:val="008517E7"/>
    <w:rsid w:val="00851D67"/>
    <w:rsid w:val="00852F37"/>
    <w:rsid w:val="00853013"/>
    <w:rsid w:val="00853085"/>
    <w:rsid w:val="00853397"/>
    <w:rsid w:val="00853855"/>
    <w:rsid w:val="00853E3C"/>
    <w:rsid w:val="00854107"/>
    <w:rsid w:val="008554F0"/>
    <w:rsid w:val="00855A13"/>
    <w:rsid w:val="00855FF7"/>
    <w:rsid w:val="0085655C"/>
    <w:rsid w:val="00856D27"/>
    <w:rsid w:val="00857074"/>
    <w:rsid w:val="00857473"/>
    <w:rsid w:val="00857529"/>
    <w:rsid w:val="0085766F"/>
    <w:rsid w:val="00860908"/>
    <w:rsid w:val="00860965"/>
    <w:rsid w:val="00860FC9"/>
    <w:rsid w:val="00861DEA"/>
    <w:rsid w:val="0086214B"/>
    <w:rsid w:val="00863484"/>
    <w:rsid w:val="00863625"/>
    <w:rsid w:val="008644ED"/>
    <w:rsid w:val="008649F6"/>
    <w:rsid w:val="00864EAF"/>
    <w:rsid w:val="00865828"/>
    <w:rsid w:val="0086607D"/>
    <w:rsid w:val="00870DA5"/>
    <w:rsid w:val="00870ED8"/>
    <w:rsid w:val="00871BE7"/>
    <w:rsid w:val="00871F1F"/>
    <w:rsid w:val="00871FDB"/>
    <w:rsid w:val="00873796"/>
    <w:rsid w:val="008737A8"/>
    <w:rsid w:val="00874445"/>
    <w:rsid w:val="0087456E"/>
    <w:rsid w:val="00874C45"/>
    <w:rsid w:val="00875073"/>
    <w:rsid w:val="008756B1"/>
    <w:rsid w:val="008762B0"/>
    <w:rsid w:val="0087632C"/>
    <w:rsid w:val="0087746E"/>
    <w:rsid w:val="00881284"/>
    <w:rsid w:val="00881919"/>
    <w:rsid w:val="00882925"/>
    <w:rsid w:val="00882C5A"/>
    <w:rsid w:val="00882C8E"/>
    <w:rsid w:val="008830BD"/>
    <w:rsid w:val="00883258"/>
    <w:rsid w:val="00884E97"/>
    <w:rsid w:val="008853D7"/>
    <w:rsid w:val="008859F3"/>
    <w:rsid w:val="0088711B"/>
    <w:rsid w:val="00887D14"/>
    <w:rsid w:val="008911DF"/>
    <w:rsid w:val="00891420"/>
    <w:rsid w:val="008923E6"/>
    <w:rsid w:val="00892904"/>
    <w:rsid w:val="00893ED8"/>
    <w:rsid w:val="00893F70"/>
    <w:rsid w:val="0089488A"/>
    <w:rsid w:val="008954AA"/>
    <w:rsid w:val="00895EFC"/>
    <w:rsid w:val="00896661"/>
    <w:rsid w:val="00896706"/>
    <w:rsid w:val="008978C4"/>
    <w:rsid w:val="00897CF0"/>
    <w:rsid w:val="00897E09"/>
    <w:rsid w:val="008A033A"/>
    <w:rsid w:val="008A035C"/>
    <w:rsid w:val="008A06CA"/>
    <w:rsid w:val="008A075D"/>
    <w:rsid w:val="008A07D6"/>
    <w:rsid w:val="008A0B41"/>
    <w:rsid w:val="008A33AD"/>
    <w:rsid w:val="008A3553"/>
    <w:rsid w:val="008A3CAF"/>
    <w:rsid w:val="008A43F0"/>
    <w:rsid w:val="008A4AC5"/>
    <w:rsid w:val="008A4FF8"/>
    <w:rsid w:val="008A666B"/>
    <w:rsid w:val="008A66EB"/>
    <w:rsid w:val="008A6E0D"/>
    <w:rsid w:val="008A7414"/>
    <w:rsid w:val="008A7446"/>
    <w:rsid w:val="008A7604"/>
    <w:rsid w:val="008A7638"/>
    <w:rsid w:val="008A76DD"/>
    <w:rsid w:val="008A7A7E"/>
    <w:rsid w:val="008A7C98"/>
    <w:rsid w:val="008B0655"/>
    <w:rsid w:val="008B0AA9"/>
    <w:rsid w:val="008B0E3C"/>
    <w:rsid w:val="008B12CC"/>
    <w:rsid w:val="008B1B92"/>
    <w:rsid w:val="008B28E7"/>
    <w:rsid w:val="008B3A47"/>
    <w:rsid w:val="008B3C4F"/>
    <w:rsid w:val="008B3C91"/>
    <w:rsid w:val="008B49ED"/>
    <w:rsid w:val="008B5224"/>
    <w:rsid w:val="008B6076"/>
    <w:rsid w:val="008B615B"/>
    <w:rsid w:val="008B6523"/>
    <w:rsid w:val="008B669A"/>
    <w:rsid w:val="008B6AA8"/>
    <w:rsid w:val="008B6B4B"/>
    <w:rsid w:val="008B6D1C"/>
    <w:rsid w:val="008B7C91"/>
    <w:rsid w:val="008C2CE0"/>
    <w:rsid w:val="008C2E1C"/>
    <w:rsid w:val="008C37C8"/>
    <w:rsid w:val="008C3AEA"/>
    <w:rsid w:val="008C3C08"/>
    <w:rsid w:val="008C3E94"/>
    <w:rsid w:val="008C3FCA"/>
    <w:rsid w:val="008C447E"/>
    <w:rsid w:val="008C44F2"/>
    <w:rsid w:val="008C5377"/>
    <w:rsid w:val="008C5609"/>
    <w:rsid w:val="008C5D8B"/>
    <w:rsid w:val="008C659F"/>
    <w:rsid w:val="008C693F"/>
    <w:rsid w:val="008C697E"/>
    <w:rsid w:val="008C7157"/>
    <w:rsid w:val="008C72B8"/>
    <w:rsid w:val="008D00DD"/>
    <w:rsid w:val="008D1769"/>
    <w:rsid w:val="008D193F"/>
    <w:rsid w:val="008D1A41"/>
    <w:rsid w:val="008D1BA8"/>
    <w:rsid w:val="008D23A8"/>
    <w:rsid w:val="008D247F"/>
    <w:rsid w:val="008D26FD"/>
    <w:rsid w:val="008D37D0"/>
    <w:rsid w:val="008D37E3"/>
    <w:rsid w:val="008D4798"/>
    <w:rsid w:val="008D4E72"/>
    <w:rsid w:val="008D4F61"/>
    <w:rsid w:val="008D501B"/>
    <w:rsid w:val="008D54D4"/>
    <w:rsid w:val="008D59E3"/>
    <w:rsid w:val="008D5D28"/>
    <w:rsid w:val="008D5D57"/>
    <w:rsid w:val="008D652E"/>
    <w:rsid w:val="008D6CCB"/>
    <w:rsid w:val="008D6D58"/>
    <w:rsid w:val="008D7326"/>
    <w:rsid w:val="008D7DD8"/>
    <w:rsid w:val="008E0CB2"/>
    <w:rsid w:val="008E1519"/>
    <w:rsid w:val="008E162C"/>
    <w:rsid w:val="008E16DB"/>
    <w:rsid w:val="008E1790"/>
    <w:rsid w:val="008E1D52"/>
    <w:rsid w:val="008E207E"/>
    <w:rsid w:val="008E28F7"/>
    <w:rsid w:val="008E35FE"/>
    <w:rsid w:val="008E47D0"/>
    <w:rsid w:val="008E51F7"/>
    <w:rsid w:val="008E7021"/>
    <w:rsid w:val="008E765D"/>
    <w:rsid w:val="008F3AAA"/>
    <w:rsid w:val="008F3E7D"/>
    <w:rsid w:val="008F3EFE"/>
    <w:rsid w:val="008F405E"/>
    <w:rsid w:val="008F45BB"/>
    <w:rsid w:val="008F4AAD"/>
    <w:rsid w:val="008F50FF"/>
    <w:rsid w:val="008F51A8"/>
    <w:rsid w:val="008F51FE"/>
    <w:rsid w:val="008F6085"/>
    <w:rsid w:val="008F6864"/>
    <w:rsid w:val="008F6A11"/>
    <w:rsid w:val="008F6CA8"/>
    <w:rsid w:val="008F7002"/>
    <w:rsid w:val="00900DF5"/>
    <w:rsid w:val="0090193A"/>
    <w:rsid w:val="00901970"/>
    <w:rsid w:val="00901DAB"/>
    <w:rsid w:val="00902A93"/>
    <w:rsid w:val="009032FA"/>
    <w:rsid w:val="0090378C"/>
    <w:rsid w:val="00903E27"/>
    <w:rsid w:val="00903E73"/>
    <w:rsid w:val="00903F5C"/>
    <w:rsid w:val="00904987"/>
    <w:rsid w:val="0090498A"/>
    <w:rsid w:val="009051EB"/>
    <w:rsid w:val="009053EA"/>
    <w:rsid w:val="0090685D"/>
    <w:rsid w:val="009068D0"/>
    <w:rsid w:val="00906E20"/>
    <w:rsid w:val="0090731D"/>
    <w:rsid w:val="009076B6"/>
    <w:rsid w:val="0091173A"/>
    <w:rsid w:val="00911A5D"/>
    <w:rsid w:val="00911FE8"/>
    <w:rsid w:val="00912323"/>
    <w:rsid w:val="009131D0"/>
    <w:rsid w:val="009140A3"/>
    <w:rsid w:val="00914179"/>
    <w:rsid w:val="0091489B"/>
    <w:rsid w:val="00914C0E"/>
    <w:rsid w:val="00914D8A"/>
    <w:rsid w:val="00914EB2"/>
    <w:rsid w:val="0091516B"/>
    <w:rsid w:val="00915670"/>
    <w:rsid w:val="00915E65"/>
    <w:rsid w:val="00916462"/>
    <w:rsid w:val="00916C78"/>
    <w:rsid w:val="00916EBB"/>
    <w:rsid w:val="0091706B"/>
    <w:rsid w:val="009205DF"/>
    <w:rsid w:val="00920857"/>
    <w:rsid w:val="009222B9"/>
    <w:rsid w:val="0092324D"/>
    <w:rsid w:val="009238C1"/>
    <w:rsid w:val="00923D96"/>
    <w:rsid w:val="00924D77"/>
    <w:rsid w:val="009259ED"/>
    <w:rsid w:val="00926185"/>
    <w:rsid w:val="00926725"/>
    <w:rsid w:val="00926A72"/>
    <w:rsid w:val="00926C5A"/>
    <w:rsid w:val="009306A2"/>
    <w:rsid w:val="00930B14"/>
    <w:rsid w:val="00930DBD"/>
    <w:rsid w:val="00930F90"/>
    <w:rsid w:val="00932D8A"/>
    <w:rsid w:val="00933173"/>
    <w:rsid w:val="009332F4"/>
    <w:rsid w:val="00934FD6"/>
    <w:rsid w:val="009361F7"/>
    <w:rsid w:val="0093641C"/>
    <w:rsid w:val="00936C7B"/>
    <w:rsid w:val="00936FA6"/>
    <w:rsid w:val="00937133"/>
    <w:rsid w:val="00937366"/>
    <w:rsid w:val="009414DB"/>
    <w:rsid w:val="009424FD"/>
    <w:rsid w:val="00942629"/>
    <w:rsid w:val="0094466B"/>
    <w:rsid w:val="009446B1"/>
    <w:rsid w:val="00944D15"/>
    <w:rsid w:val="009457F8"/>
    <w:rsid w:val="00945A97"/>
    <w:rsid w:val="00945D95"/>
    <w:rsid w:val="00946AFB"/>
    <w:rsid w:val="00946D21"/>
    <w:rsid w:val="009475FA"/>
    <w:rsid w:val="00947D88"/>
    <w:rsid w:val="0095075A"/>
    <w:rsid w:val="00950A42"/>
    <w:rsid w:val="0095112F"/>
    <w:rsid w:val="00952A38"/>
    <w:rsid w:val="00952F58"/>
    <w:rsid w:val="00953A5C"/>
    <w:rsid w:val="00953C0D"/>
    <w:rsid w:val="009543FA"/>
    <w:rsid w:val="00954443"/>
    <w:rsid w:val="0095449C"/>
    <w:rsid w:val="00955472"/>
    <w:rsid w:val="00955A02"/>
    <w:rsid w:val="00955E77"/>
    <w:rsid w:val="00957010"/>
    <w:rsid w:val="00957313"/>
    <w:rsid w:val="00960C53"/>
    <w:rsid w:val="00960CC1"/>
    <w:rsid w:val="009620E1"/>
    <w:rsid w:val="0096221B"/>
    <w:rsid w:val="0096268E"/>
    <w:rsid w:val="00962751"/>
    <w:rsid w:val="00962A27"/>
    <w:rsid w:val="009631B8"/>
    <w:rsid w:val="0096352B"/>
    <w:rsid w:val="00964520"/>
    <w:rsid w:val="009646EB"/>
    <w:rsid w:val="00964FC5"/>
    <w:rsid w:val="00965129"/>
    <w:rsid w:val="00965581"/>
    <w:rsid w:val="00965AD2"/>
    <w:rsid w:val="00967979"/>
    <w:rsid w:val="00970077"/>
    <w:rsid w:val="00970B40"/>
    <w:rsid w:val="009710D4"/>
    <w:rsid w:val="009711B4"/>
    <w:rsid w:val="009717BD"/>
    <w:rsid w:val="00971CFD"/>
    <w:rsid w:val="00972AA3"/>
    <w:rsid w:val="00972CEC"/>
    <w:rsid w:val="009733B8"/>
    <w:rsid w:val="0097362F"/>
    <w:rsid w:val="00973A83"/>
    <w:rsid w:val="00973AA0"/>
    <w:rsid w:val="00974046"/>
    <w:rsid w:val="009742AE"/>
    <w:rsid w:val="00974769"/>
    <w:rsid w:val="00974C25"/>
    <w:rsid w:val="00975065"/>
    <w:rsid w:val="0097527E"/>
    <w:rsid w:val="0097553D"/>
    <w:rsid w:val="0097575E"/>
    <w:rsid w:val="00976BCB"/>
    <w:rsid w:val="00977934"/>
    <w:rsid w:val="00977B3E"/>
    <w:rsid w:val="00977E29"/>
    <w:rsid w:val="00977F95"/>
    <w:rsid w:val="0098005B"/>
    <w:rsid w:val="00980733"/>
    <w:rsid w:val="00980F0B"/>
    <w:rsid w:val="0098141F"/>
    <w:rsid w:val="0098157C"/>
    <w:rsid w:val="00981946"/>
    <w:rsid w:val="00981DF7"/>
    <w:rsid w:val="00982308"/>
    <w:rsid w:val="009827FF"/>
    <w:rsid w:val="00982A12"/>
    <w:rsid w:val="00982B9D"/>
    <w:rsid w:val="00982EC6"/>
    <w:rsid w:val="00982F54"/>
    <w:rsid w:val="00982FF5"/>
    <w:rsid w:val="009835CD"/>
    <w:rsid w:val="00983D03"/>
    <w:rsid w:val="00985F46"/>
    <w:rsid w:val="009875D0"/>
    <w:rsid w:val="00987889"/>
    <w:rsid w:val="00987E6E"/>
    <w:rsid w:val="00987E9D"/>
    <w:rsid w:val="00990583"/>
    <w:rsid w:val="00990633"/>
    <w:rsid w:val="00990745"/>
    <w:rsid w:val="0099189E"/>
    <w:rsid w:val="009929F0"/>
    <w:rsid w:val="0099302A"/>
    <w:rsid w:val="0099323C"/>
    <w:rsid w:val="00993502"/>
    <w:rsid w:val="00993959"/>
    <w:rsid w:val="00993C19"/>
    <w:rsid w:val="00993F93"/>
    <w:rsid w:val="00994539"/>
    <w:rsid w:val="00994965"/>
    <w:rsid w:val="00994A1C"/>
    <w:rsid w:val="00994B1A"/>
    <w:rsid w:val="00995F1A"/>
    <w:rsid w:val="00995F69"/>
    <w:rsid w:val="00996027"/>
    <w:rsid w:val="00997A4F"/>
    <w:rsid w:val="00997DFC"/>
    <w:rsid w:val="009A0C58"/>
    <w:rsid w:val="009A0CEC"/>
    <w:rsid w:val="009A200F"/>
    <w:rsid w:val="009A2233"/>
    <w:rsid w:val="009A2D0C"/>
    <w:rsid w:val="009A3103"/>
    <w:rsid w:val="009A311A"/>
    <w:rsid w:val="009A3199"/>
    <w:rsid w:val="009A3221"/>
    <w:rsid w:val="009A3822"/>
    <w:rsid w:val="009A4572"/>
    <w:rsid w:val="009A51E0"/>
    <w:rsid w:val="009A53FF"/>
    <w:rsid w:val="009A5DD6"/>
    <w:rsid w:val="009A5E4A"/>
    <w:rsid w:val="009B0660"/>
    <w:rsid w:val="009B0791"/>
    <w:rsid w:val="009B07BE"/>
    <w:rsid w:val="009B12C7"/>
    <w:rsid w:val="009B1EBE"/>
    <w:rsid w:val="009B2969"/>
    <w:rsid w:val="009B2F46"/>
    <w:rsid w:val="009B316B"/>
    <w:rsid w:val="009B3CFB"/>
    <w:rsid w:val="009B46E6"/>
    <w:rsid w:val="009B51A4"/>
    <w:rsid w:val="009B59A6"/>
    <w:rsid w:val="009B63E6"/>
    <w:rsid w:val="009B63F9"/>
    <w:rsid w:val="009B69C0"/>
    <w:rsid w:val="009B6C30"/>
    <w:rsid w:val="009B778B"/>
    <w:rsid w:val="009C0858"/>
    <w:rsid w:val="009C208E"/>
    <w:rsid w:val="009C25AC"/>
    <w:rsid w:val="009C3D51"/>
    <w:rsid w:val="009C6346"/>
    <w:rsid w:val="009C6518"/>
    <w:rsid w:val="009C6F5E"/>
    <w:rsid w:val="009C6FAE"/>
    <w:rsid w:val="009C7F21"/>
    <w:rsid w:val="009D056D"/>
    <w:rsid w:val="009D1230"/>
    <w:rsid w:val="009D16AA"/>
    <w:rsid w:val="009D3E01"/>
    <w:rsid w:val="009D5794"/>
    <w:rsid w:val="009D5F14"/>
    <w:rsid w:val="009D63ED"/>
    <w:rsid w:val="009D675F"/>
    <w:rsid w:val="009D6BF7"/>
    <w:rsid w:val="009D71A5"/>
    <w:rsid w:val="009D7458"/>
    <w:rsid w:val="009E02B9"/>
    <w:rsid w:val="009E1D62"/>
    <w:rsid w:val="009E3371"/>
    <w:rsid w:val="009E38FA"/>
    <w:rsid w:val="009E3927"/>
    <w:rsid w:val="009E3E3B"/>
    <w:rsid w:val="009E3F62"/>
    <w:rsid w:val="009E48B9"/>
    <w:rsid w:val="009E5775"/>
    <w:rsid w:val="009E63B2"/>
    <w:rsid w:val="009E7FF4"/>
    <w:rsid w:val="009F0975"/>
    <w:rsid w:val="009F0BC7"/>
    <w:rsid w:val="009F0BED"/>
    <w:rsid w:val="009F0CD9"/>
    <w:rsid w:val="009F1286"/>
    <w:rsid w:val="009F1CF6"/>
    <w:rsid w:val="009F1D01"/>
    <w:rsid w:val="009F2851"/>
    <w:rsid w:val="009F2B68"/>
    <w:rsid w:val="009F35F7"/>
    <w:rsid w:val="009F4D1B"/>
    <w:rsid w:val="009F4F2C"/>
    <w:rsid w:val="009F5DDC"/>
    <w:rsid w:val="009F637B"/>
    <w:rsid w:val="009F678C"/>
    <w:rsid w:val="009F6A8A"/>
    <w:rsid w:val="009F7098"/>
    <w:rsid w:val="009F761C"/>
    <w:rsid w:val="009F7CD6"/>
    <w:rsid w:val="00A009E4"/>
    <w:rsid w:val="00A00C9A"/>
    <w:rsid w:val="00A0189B"/>
    <w:rsid w:val="00A01983"/>
    <w:rsid w:val="00A01ADD"/>
    <w:rsid w:val="00A01C94"/>
    <w:rsid w:val="00A01EF0"/>
    <w:rsid w:val="00A0253C"/>
    <w:rsid w:val="00A02B8A"/>
    <w:rsid w:val="00A032AA"/>
    <w:rsid w:val="00A0354C"/>
    <w:rsid w:val="00A039B9"/>
    <w:rsid w:val="00A03EC9"/>
    <w:rsid w:val="00A0430D"/>
    <w:rsid w:val="00A04A4C"/>
    <w:rsid w:val="00A04CE6"/>
    <w:rsid w:val="00A0586C"/>
    <w:rsid w:val="00A06F00"/>
    <w:rsid w:val="00A074C3"/>
    <w:rsid w:val="00A07B58"/>
    <w:rsid w:val="00A10C38"/>
    <w:rsid w:val="00A11E68"/>
    <w:rsid w:val="00A12EFB"/>
    <w:rsid w:val="00A139DB"/>
    <w:rsid w:val="00A145B4"/>
    <w:rsid w:val="00A15BCE"/>
    <w:rsid w:val="00A16429"/>
    <w:rsid w:val="00A16997"/>
    <w:rsid w:val="00A16B46"/>
    <w:rsid w:val="00A16C6A"/>
    <w:rsid w:val="00A17177"/>
    <w:rsid w:val="00A17F56"/>
    <w:rsid w:val="00A20A37"/>
    <w:rsid w:val="00A20CF6"/>
    <w:rsid w:val="00A22ABE"/>
    <w:rsid w:val="00A22DDB"/>
    <w:rsid w:val="00A22F79"/>
    <w:rsid w:val="00A232A0"/>
    <w:rsid w:val="00A23550"/>
    <w:rsid w:val="00A23649"/>
    <w:rsid w:val="00A2373E"/>
    <w:rsid w:val="00A245A5"/>
    <w:rsid w:val="00A247B7"/>
    <w:rsid w:val="00A26672"/>
    <w:rsid w:val="00A26B48"/>
    <w:rsid w:val="00A272D8"/>
    <w:rsid w:val="00A273FE"/>
    <w:rsid w:val="00A279D9"/>
    <w:rsid w:val="00A30450"/>
    <w:rsid w:val="00A30C3C"/>
    <w:rsid w:val="00A32C3B"/>
    <w:rsid w:val="00A32DCE"/>
    <w:rsid w:val="00A33DFD"/>
    <w:rsid w:val="00A3489C"/>
    <w:rsid w:val="00A3620B"/>
    <w:rsid w:val="00A362FE"/>
    <w:rsid w:val="00A40224"/>
    <w:rsid w:val="00A421A2"/>
    <w:rsid w:val="00A426B7"/>
    <w:rsid w:val="00A42C61"/>
    <w:rsid w:val="00A445B4"/>
    <w:rsid w:val="00A44882"/>
    <w:rsid w:val="00A448B5"/>
    <w:rsid w:val="00A44C36"/>
    <w:rsid w:val="00A45542"/>
    <w:rsid w:val="00A465E0"/>
    <w:rsid w:val="00A4694E"/>
    <w:rsid w:val="00A46CD3"/>
    <w:rsid w:val="00A47AB5"/>
    <w:rsid w:val="00A50B18"/>
    <w:rsid w:val="00A5175D"/>
    <w:rsid w:val="00A51A30"/>
    <w:rsid w:val="00A526C5"/>
    <w:rsid w:val="00A52C60"/>
    <w:rsid w:val="00A53403"/>
    <w:rsid w:val="00A5361D"/>
    <w:rsid w:val="00A53A2C"/>
    <w:rsid w:val="00A53CFE"/>
    <w:rsid w:val="00A541E1"/>
    <w:rsid w:val="00A544C0"/>
    <w:rsid w:val="00A5478D"/>
    <w:rsid w:val="00A54A0A"/>
    <w:rsid w:val="00A55B95"/>
    <w:rsid w:val="00A562DC"/>
    <w:rsid w:val="00A56A7A"/>
    <w:rsid w:val="00A56A7B"/>
    <w:rsid w:val="00A56BFB"/>
    <w:rsid w:val="00A57B23"/>
    <w:rsid w:val="00A57E2C"/>
    <w:rsid w:val="00A604EE"/>
    <w:rsid w:val="00A6071A"/>
    <w:rsid w:val="00A60AE7"/>
    <w:rsid w:val="00A613FA"/>
    <w:rsid w:val="00A6155C"/>
    <w:rsid w:val="00A6205A"/>
    <w:rsid w:val="00A627A3"/>
    <w:rsid w:val="00A62A7D"/>
    <w:rsid w:val="00A63115"/>
    <w:rsid w:val="00A64AC5"/>
    <w:rsid w:val="00A653D9"/>
    <w:rsid w:val="00A66753"/>
    <w:rsid w:val="00A667C7"/>
    <w:rsid w:val="00A66D93"/>
    <w:rsid w:val="00A673E0"/>
    <w:rsid w:val="00A70539"/>
    <w:rsid w:val="00A70694"/>
    <w:rsid w:val="00A718EE"/>
    <w:rsid w:val="00A7233B"/>
    <w:rsid w:val="00A72658"/>
    <w:rsid w:val="00A72B99"/>
    <w:rsid w:val="00A72E61"/>
    <w:rsid w:val="00A730ED"/>
    <w:rsid w:val="00A73170"/>
    <w:rsid w:val="00A738E3"/>
    <w:rsid w:val="00A73EB7"/>
    <w:rsid w:val="00A743CD"/>
    <w:rsid w:val="00A7462C"/>
    <w:rsid w:val="00A74A86"/>
    <w:rsid w:val="00A75518"/>
    <w:rsid w:val="00A75F65"/>
    <w:rsid w:val="00A76811"/>
    <w:rsid w:val="00A76812"/>
    <w:rsid w:val="00A7692D"/>
    <w:rsid w:val="00A76C67"/>
    <w:rsid w:val="00A7751A"/>
    <w:rsid w:val="00A77A7C"/>
    <w:rsid w:val="00A77E31"/>
    <w:rsid w:val="00A80E1F"/>
    <w:rsid w:val="00A815E6"/>
    <w:rsid w:val="00A827ED"/>
    <w:rsid w:val="00A82A4A"/>
    <w:rsid w:val="00A82CCE"/>
    <w:rsid w:val="00A843E6"/>
    <w:rsid w:val="00A8499E"/>
    <w:rsid w:val="00A86573"/>
    <w:rsid w:val="00A868FC"/>
    <w:rsid w:val="00A86AE3"/>
    <w:rsid w:val="00A86B77"/>
    <w:rsid w:val="00A86C3B"/>
    <w:rsid w:val="00A87812"/>
    <w:rsid w:val="00A878C3"/>
    <w:rsid w:val="00A87E94"/>
    <w:rsid w:val="00A90953"/>
    <w:rsid w:val="00A90A03"/>
    <w:rsid w:val="00A91313"/>
    <w:rsid w:val="00A91568"/>
    <w:rsid w:val="00A91957"/>
    <w:rsid w:val="00A92B54"/>
    <w:rsid w:val="00A92CD6"/>
    <w:rsid w:val="00A92D3B"/>
    <w:rsid w:val="00A92F1B"/>
    <w:rsid w:val="00A9354E"/>
    <w:rsid w:val="00A93832"/>
    <w:rsid w:val="00A94496"/>
    <w:rsid w:val="00A9459A"/>
    <w:rsid w:val="00A96D38"/>
    <w:rsid w:val="00A97273"/>
    <w:rsid w:val="00A97382"/>
    <w:rsid w:val="00A97D3B"/>
    <w:rsid w:val="00AA0CF0"/>
    <w:rsid w:val="00AA1E87"/>
    <w:rsid w:val="00AA30C0"/>
    <w:rsid w:val="00AA39BC"/>
    <w:rsid w:val="00AA4CD8"/>
    <w:rsid w:val="00AA4E88"/>
    <w:rsid w:val="00AA527A"/>
    <w:rsid w:val="00AA5C1C"/>
    <w:rsid w:val="00AA7BDA"/>
    <w:rsid w:val="00AB07EF"/>
    <w:rsid w:val="00AB16E8"/>
    <w:rsid w:val="00AB1898"/>
    <w:rsid w:val="00AB18D8"/>
    <w:rsid w:val="00AB26DE"/>
    <w:rsid w:val="00AB2ABE"/>
    <w:rsid w:val="00AB2BB3"/>
    <w:rsid w:val="00AB2F92"/>
    <w:rsid w:val="00AB301E"/>
    <w:rsid w:val="00AB3ACB"/>
    <w:rsid w:val="00AB3B00"/>
    <w:rsid w:val="00AB52F4"/>
    <w:rsid w:val="00AB658C"/>
    <w:rsid w:val="00AB6CBB"/>
    <w:rsid w:val="00AB73FE"/>
    <w:rsid w:val="00AB7C89"/>
    <w:rsid w:val="00AC06AA"/>
    <w:rsid w:val="00AC0F73"/>
    <w:rsid w:val="00AC104B"/>
    <w:rsid w:val="00AC132B"/>
    <w:rsid w:val="00AC1394"/>
    <w:rsid w:val="00AC2886"/>
    <w:rsid w:val="00AC3A33"/>
    <w:rsid w:val="00AC3B36"/>
    <w:rsid w:val="00AC3D08"/>
    <w:rsid w:val="00AC45C1"/>
    <w:rsid w:val="00AC4D1B"/>
    <w:rsid w:val="00AC55C6"/>
    <w:rsid w:val="00AC7601"/>
    <w:rsid w:val="00AC7C9A"/>
    <w:rsid w:val="00AD080A"/>
    <w:rsid w:val="00AD12DB"/>
    <w:rsid w:val="00AD15CE"/>
    <w:rsid w:val="00AD1683"/>
    <w:rsid w:val="00AD17CE"/>
    <w:rsid w:val="00AD1AEF"/>
    <w:rsid w:val="00AD1B19"/>
    <w:rsid w:val="00AD2B5B"/>
    <w:rsid w:val="00AD3502"/>
    <w:rsid w:val="00AD363C"/>
    <w:rsid w:val="00AD3BCA"/>
    <w:rsid w:val="00AD5D71"/>
    <w:rsid w:val="00AD66F1"/>
    <w:rsid w:val="00AD71A6"/>
    <w:rsid w:val="00AD78F5"/>
    <w:rsid w:val="00AE0F19"/>
    <w:rsid w:val="00AE1B28"/>
    <w:rsid w:val="00AE1CE6"/>
    <w:rsid w:val="00AE2CA6"/>
    <w:rsid w:val="00AE3AC1"/>
    <w:rsid w:val="00AE3D8A"/>
    <w:rsid w:val="00AE43AE"/>
    <w:rsid w:val="00AE5D93"/>
    <w:rsid w:val="00AE5E69"/>
    <w:rsid w:val="00AE63EF"/>
    <w:rsid w:val="00AE6C6E"/>
    <w:rsid w:val="00AE7247"/>
    <w:rsid w:val="00AE7E17"/>
    <w:rsid w:val="00AE7FB8"/>
    <w:rsid w:val="00AF006F"/>
    <w:rsid w:val="00AF0C88"/>
    <w:rsid w:val="00AF221B"/>
    <w:rsid w:val="00AF286C"/>
    <w:rsid w:val="00AF3025"/>
    <w:rsid w:val="00AF3C13"/>
    <w:rsid w:val="00AF40D2"/>
    <w:rsid w:val="00AF42F4"/>
    <w:rsid w:val="00AF6076"/>
    <w:rsid w:val="00AF631E"/>
    <w:rsid w:val="00AF6385"/>
    <w:rsid w:val="00AF64E3"/>
    <w:rsid w:val="00AF678A"/>
    <w:rsid w:val="00AF67B4"/>
    <w:rsid w:val="00AF6EF8"/>
    <w:rsid w:val="00AF701B"/>
    <w:rsid w:val="00AF743B"/>
    <w:rsid w:val="00AF748C"/>
    <w:rsid w:val="00AF7612"/>
    <w:rsid w:val="00B00666"/>
    <w:rsid w:val="00B008BA"/>
    <w:rsid w:val="00B00B03"/>
    <w:rsid w:val="00B0247D"/>
    <w:rsid w:val="00B02F65"/>
    <w:rsid w:val="00B02FCA"/>
    <w:rsid w:val="00B03216"/>
    <w:rsid w:val="00B0376C"/>
    <w:rsid w:val="00B04AC2"/>
    <w:rsid w:val="00B04C64"/>
    <w:rsid w:val="00B068C1"/>
    <w:rsid w:val="00B0731C"/>
    <w:rsid w:val="00B07FDD"/>
    <w:rsid w:val="00B107E8"/>
    <w:rsid w:val="00B1192F"/>
    <w:rsid w:val="00B131ED"/>
    <w:rsid w:val="00B13F85"/>
    <w:rsid w:val="00B14BE5"/>
    <w:rsid w:val="00B153C3"/>
    <w:rsid w:val="00B157E1"/>
    <w:rsid w:val="00B158A1"/>
    <w:rsid w:val="00B15993"/>
    <w:rsid w:val="00B1697E"/>
    <w:rsid w:val="00B1714D"/>
    <w:rsid w:val="00B1714F"/>
    <w:rsid w:val="00B1726E"/>
    <w:rsid w:val="00B1731A"/>
    <w:rsid w:val="00B1757F"/>
    <w:rsid w:val="00B17B7C"/>
    <w:rsid w:val="00B17FE4"/>
    <w:rsid w:val="00B203F6"/>
    <w:rsid w:val="00B2064E"/>
    <w:rsid w:val="00B21D77"/>
    <w:rsid w:val="00B22110"/>
    <w:rsid w:val="00B226E8"/>
    <w:rsid w:val="00B22C87"/>
    <w:rsid w:val="00B23CB8"/>
    <w:rsid w:val="00B23D0E"/>
    <w:rsid w:val="00B242AF"/>
    <w:rsid w:val="00B244FB"/>
    <w:rsid w:val="00B2470A"/>
    <w:rsid w:val="00B24EFD"/>
    <w:rsid w:val="00B252D9"/>
    <w:rsid w:val="00B2551C"/>
    <w:rsid w:val="00B25799"/>
    <w:rsid w:val="00B25A4B"/>
    <w:rsid w:val="00B26418"/>
    <w:rsid w:val="00B26600"/>
    <w:rsid w:val="00B26984"/>
    <w:rsid w:val="00B27392"/>
    <w:rsid w:val="00B304D5"/>
    <w:rsid w:val="00B30557"/>
    <w:rsid w:val="00B3081A"/>
    <w:rsid w:val="00B30D3A"/>
    <w:rsid w:val="00B31270"/>
    <w:rsid w:val="00B3165F"/>
    <w:rsid w:val="00B324AE"/>
    <w:rsid w:val="00B32ADC"/>
    <w:rsid w:val="00B32B3C"/>
    <w:rsid w:val="00B33062"/>
    <w:rsid w:val="00B33B25"/>
    <w:rsid w:val="00B33F8F"/>
    <w:rsid w:val="00B36C3D"/>
    <w:rsid w:val="00B36CE8"/>
    <w:rsid w:val="00B3708C"/>
    <w:rsid w:val="00B374F6"/>
    <w:rsid w:val="00B405A5"/>
    <w:rsid w:val="00B41320"/>
    <w:rsid w:val="00B41594"/>
    <w:rsid w:val="00B42BF6"/>
    <w:rsid w:val="00B43C4D"/>
    <w:rsid w:val="00B47220"/>
    <w:rsid w:val="00B47C43"/>
    <w:rsid w:val="00B47FA0"/>
    <w:rsid w:val="00B503AD"/>
    <w:rsid w:val="00B50A9E"/>
    <w:rsid w:val="00B50E8E"/>
    <w:rsid w:val="00B51C5A"/>
    <w:rsid w:val="00B51C8C"/>
    <w:rsid w:val="00B51FFE"/>
    <w:rsid w:val="00B53661"/>
    <w:rsid w:val="00B5380E"/>
    <w:rsid w:val="00B54981"/>
    <w:rsid w:val="00B54FF7"/>
    <w:rsid w:val="00B55483"/>
    <w:rsid w:val="00B5574D"/>
    <w:rsid w:val="00B55B95"/>
    <w:rsid w:val="00B561CB"/>
    <w:rsid w:val="00B567D1"/>
    <w:rsid w:val="00B5696C"/>
    <w:rsid w:val="00B56AA2"/>
    <w:rsid w:val="00B56C71"/>
    <w:rsid w:val="00B56D1D"/>
    <w:rsid w:val="00B56F7A"/>
    <w:rsid w:val="00B574E7"/>
    <w:rsid w:val="00B60E07"/>
    <w:rsid w:val="00B62308"/>
    <w:rsid w:val="00B62E61"/>
    <w:rsid w:val="00B64448"/>
    <w:rsid w:val="00B644AD"/>
    <w:rsid w:val="00B64EF8"/>
    <w:rsid w:val="00B65002"/>
    <w:rsid w:val="00B658CB"/>
    <w:rsid w:val="00B66EB9"/>
    <w:rsid w:val="00B67084"/>
    <w:rsid w:val="00B6761A"/>
    <w:rsid w:val="00B67A98"/>
    <w:rsid w:val="00B67DC1"/>
    <w:rsid w:val="00B707C2"/>
    <w:rsid w:val="00B71EE0"/>
    <w:rsid w:val="00B725BB"/>
    <w:rsid w:val="00B72D40"/>
    <w:rsid w:val="00B73B5B"/>
    <w:rsid w:val="00B75627"/>
    <w:rsid w:val="00B75C84"/>
    <w:rsid w:val="00B772C5"/>
    <w:rsid w:val="00B7766B"/>
    <w:rsid w:val="00B80076"/>
    <w:rsid w:val="00B80BE1"/>
    <w:rsid w:val="00B81776"/>
    <w:rsid w:val="00B81A60"/>
    <w:rsid w:val="00B82319"/>
    <w:rsid w:val="00B82D4E"/>
    <w:rsid w:val="00B83B5B"/>
    <w:rsid w:val="00B83EE4"/>
    <w:rsid w:val="00B84D38"/>
    <w:rsid w:val="00B85EE3"/>
    <w:rsid w:val="00B86B23"/>
    <w:rsid w:val="00B86F08"/>
    <w:rsid w:val="00B8712B"/>
    <w:rsid w:val="00B8721E"/>
    <w:rsid w:val="00B87C18"/>
    <w:rsid w:val="00B90AC1"/>
    <w:rsid w:val="00B92469"/>
    <w:rsid w:val="00B92C8F"/>
    <w:rsid w:val="00B93D06"/>
    <w:rsid w:val="00B93DDE"/>
    <w:rsid w:val="00B95520"/>
    <w:rsid w:val="00B965EB"/>
    <w:rsid w:val="00B968ED"/>
    <w:rsid w:val="00BA07F5"/>
    <w:rsid w:val="00BA2081"/>
    <w:rsid w:val="00BA269C"/>
    <w:rsid w:val="00BA35C7"/>
    <w:rsid w:val="00BA3CC7"/>
    <w:rsid w:val="00BA3F23"/>
    <w:rsid w:val="00BA42D9"/>
    <w:rsid w:val="00BA542A"/>
    <w:rsid w:val="00BA6399"/>
    <w:rsid w:val="00BA64D8"/>
    <w:rsid w:val="00BA689B"/>
    <w:rsid w:val="00BA704E"/>
    <w:rsid w:val="00BA7690"/>
    <w:rsid w:val="00BA7B0B"/>
    <w:rsid w:val="00BA7F38"/>
    <w:rsid w:val="00BB01A0"/>
    <w:rsid w:val="00BB1CF6"/>
    <w:rsid w:val="00BB286B"/>
    <w:rsid w:val="00BB3883"/>
    <w:rsid w:val="00BB3A0B"/>
    <w:rsid w:val="00BB4083"/>
    <w:rsid w:val="00BB421D"/>
    <w:rsid w:val="00BB559B"/>
    <w:rsid w:val="00BB599A"/>
    <w:rsid w:val="00BB5DAE"/>
    <w:rsid w:val="00BB6493"/>
    <w:rsid w:val="00BB6755"/>
    <w:rsid w:val="00BB774A"/>
    <w:rsid w:val="00BB7BA8"/>
    <w:rsid w:val="00BC000F"/>
    <w:rsid w:val="00BC04B5"/>
    <w:rsid w:val="00BC0AB6"/>
    <w:rsid w:val="00BC0C00"/>
    <w:rsid w:val="00BC11EC"/>
    <w:rsid w:val="00BC1230"/>
    <w:rsid w:val="00BC13CC"/>
    <w:rsid w:val="00BC1FDD"/>
    <w:rsid w:val="00BC256F"/>
    <w:rsid w:val="00BC2D82"/>
    <w:rsid w:val="00BC327E"/>
    <w:rsid w:val="00BC3D1A"/>
    <w:rsid w:val="00BC4A3E"/>
    <w:rsid w:val="00BC4DEB"/>
    <w:rsid w:val="00BC77CB"/>
    <w:rsid w:val="00BC7BC3"/>
    <w:rsid w:val="00BC7D78"/>
    <w:rsid w:val="00BC7E7B"/>
    <w:rsid w:val="00BD01D5"/>
    <w:rsid w:val="00BD0252"/>
    <w:rsid w:val="00BD167A"/>
    <w:rsid w:val="00BD18BB"/>
    <w:rsid w:val="00BD2AC6"/>
    <w:rsid w:val="00BD305E"/>
    <w:rsid w:val="00BD34F7"/>
    <w:rsid w:val="00BD3BB9"/>
    <w:rsid w:val="00BD3BC8"/>
    <w:rsid w:val="00BD45E4"/>
    <w:rsid w:val="00BD48E9"/>
    <w:rsid w:val="00BD5859"/>
    <w:rsid w:val="00BD5D87"/>
    <w:rsid w:val="00BD6075"/>
    <w:rsid w:val="00BD69E3"/>
    <w:rsid w:val="00BD6CA9"/>
    <w:rsid w:val="00BD73E6"/>
    <w:rsid w:val="00BD7BC6"/>
    <w:rsid w:val="00BD7C6E"/>
    <w:rsid w:val="00BD7FB1"/>
    <w:rsid w:val="00BE082C"/>
    <w:rsid w:val="00BE1445"/>
    <w:rsid w:val="00BE191E"/>
    <w:rsid w:val="00BE1A33"/>
    <w:rsid w:val="00BE20C3"/>
    <w:rsid w:val="00BE273E"/>
    <w:rsid w:val="00BE344F"/>
    <w:rsid w:val="00BE3AB5"/>
    <w:rsid w:val="00BE3B4D"/>
    <w:rsid w:val="00BE46B9"/>
    <w:rsid w:val="00BE5BAC"/>
    <w:rsid w:val="00BE6106"/>
    <w:rsid w:val="00BE7322"/>
    <w:rsid w:val="00BE73F7"/>
    <w:rsid w:val="00BE7865"/>
    <w:rsid w:val="00BE7C3F"/>
    <w:rsid w:val="00BF032A"/>
    <w:rsid w:val="00BF0743"/>
    <w:rsid w:val="00BF0A7E"/>
    <w:rsid w:val="00BF0C62"/>
    <w:rsid w:val="00BF13A3"/>
    <w:rsid w:val="00BF1902"/>
    <w:rsid w:val="00BF1C1D"/>
    <w:rsid w:val="00BF2EDB"/>
    <w:rsid w:val="00BF3836"/>
    <w:rsid w:val="00BF3B72"/>
    <w:rsid w:val="00BF41B5"/>
    <w:rsid w:val="00BF4A0B"/>
    <w:rsid w:val="00BF5250"/>
    <w:rsid w:val="00BF5AFD"/>
    <w:rsid w:val="00BF5C25"/>
    <w:rsid w:val="00BF6585"/>
    <w:rsid w:val="00BF7363"/>
    <w:rsid w:val="00BF7C03"/>
    <w:rsid w:val="00BF7D02"/>
    <w:rsid w:val="00C000F2"/>
    <w:rsid w:val="00C009AE"/>
    <w:rsid w:val="00C00A2A"/>
    <w:rsid w:val="00C00B03"/>
    <w:rsid w:val="00C00B86"/>
    <w:rsid w:val="00C01AB9"/>
    <w:rsid w:val="00C01CC9"/>
    <w:rsid w:val="00C02392"/>
    <w:rsid w:val="00C0442F"/>
    <w:rsid w:val="00C0455E"/>
    <w:rsid w:val="00C045AC"/>
    <w:rsid w:val="00C049C0"/>
    <w:rsid w:val="00C04BB5"/>
    <w:rsid w:val="00C04DF7"/>
    <w:rsid w:val="00C054A6"/>
    <w:rsid w:val="00C05524"/>
    <w:rsid w:val="00C055BC"/>
    <w:rsid w:val="00C06570"/>
    <w:rsid w:val="00C06C8C"/>
    <w:rsid w:val="00C102A3"/>
    <w:rsid w:val="00C1036F"/>
    <w:rsid w:val="00C114AE"/>
    <w:rsid w:val="00C11630"/>
    <w:rsid w:val="00C1215A"/>
    <w:rsid w:val="00C124A7"/>
    <w:rsid w:val="00C125A3"/>
    <w:rsid w:val="00C1260D"/>
    <w:rsid w:val="00C12914"/>
    <w:rsid w:val="00C12950"/>
    <w:rsid w:val="00C12FFF"/>
    <w:rsid w:val="00C13314"/>
    <w:rsid w:val="00C134B3"/>
    <w:rsid w:val="00C13651"/>
    <w:rsid w:val="00C14251"/>
    <w:rsid w:val="00C144E5"/>
    <w:rsid w:val="00C1454F"/>
    <w:rsid w:val="00C14B92"/>
    <w:rsid w:val="00C14DC7"/>
    <w:rsid w:val="00C15FB0"/>
    <w:rsid w:val="00C165F8"/>
    <w:rsid w:val="00C17171"/>
    <w:rsid w:val="00C17291"/>
    <w:rsid w:val="00C172DB"/>
    <w:rsid w:val="00C22090"/>
    <w:rsid w:val="00C220C4"/>
    <w:rsid w:val="00C2261D"/>
    <w:rsid w:val="00C2334B"/>
    <w:rsid w:val="00C234CA"/>
    <w:rsid w:val="00C23CBF"/>
    <w:rsid w:val="00C23FD0"/>
    <w:rsid w:val="00C24DE5"/>
    <w:rsid w:val="00C253C8"/>
    <w:rsid w:val="00C25D9E"/>
    <w:rsid w:val="00C25EC4"/>
    <w:rsid w:val="00C27BD9"/>
    <w:rsid w:val="00C3015F"/>
    <w:rsid w:val="00C3096D"/>
    <w:rsid w:val="00C318CB"/>
    <w:rsid w:val="00C32B71"/>
    <w:rsid w:val="00C32CBC"/>
    <w:rsid w:val="00C33274"/>
    <w:rsid w:val="00C3366C"/>
    <w:rsid w:val="00C34E5D"/>
    <w:rsid w:val="00C359BD"/>
    <w:rsid w:val="00C35D31"/>
    <w:rsid w:val="00C35D8C"/>
    <w:rsid w:val="00C3626B"/>
    <w:rsid w:val="00C370B0"/>
    <w:rsid w:val="00C3760D"/>
    <w:rsid w:val="00C37DE7"/>
    <w:rsid w:val="00C41015"/>
    <w:rsid w:val="00C411B8"/>
    <w:rsid w:val="00C41C5A"/>
    <w:rsid w:val="00C42C9A"/>
    <w:rsid w:val="00C43004"/>
    <w:rsid w:val="00C43215"/>
    <w:rsid w:val="00C43BB1"/>
    <w:rsid w:val="00C4466F"/>
    <w:rsid w:val="00C44D82"/>
    <w:rsid w:val="00C44F0D"/>
    <w:rsid w:val="00C46075"/>
    <w:rsid w:val="00C4685D"/>
    <w:rsid w:val="00C4723A"/>
    <w:rsid w:val="00C47671"/>
    <w:rsid w:val="00C47906"/>
    <w:rsid w:val="00C4797A"/>
    <w:rsid w:val="00C47C57"/>
    <w:rsid w:val="00C47E0E"/>
    <w:rsid w:val="00C53041"/>
    <w:rsid w:val="00C538A0"/>
    <w:rsid w:val="00C53BEA"/>
    <w:rsid w:val="00C546E6"/>
    <w:rsid w:val="00C56965"/>
    <w:rsid w:val="00C56A1D"/>
    <w:rsid w:val="00C57968"/>
    <w:rsid w:val="00C60CC9"/>
    <w:rsid w:val="00C62F3D"/>
    <w:rsid w:val="00C63C1C"/>
    <w:rsid w:val="00C64DB9"/>
    <w:rsid w:val="00C651BD"/>
    <w:rsid w:val="00C6523A"/>
    <w:rsid w:val="00C65D67"/>
    <w:rsid w:val="00C65F17"/>
    <w:rsid w:val="00C66842"/>
    <w:rsid w:val="00C66F9D"/>
    <w:rsid w:val="00C672B0"/>
    <w:rsid w:val="00C67628"/>
    <w:rsid w:val="00C70434"/>
    <w:rsid w:val="00C707D7"/>
    <w:rsid w:val="00C71890"/>
    <w:rsid w:val="00C719F0"/>
    <w:rsid w:val="00C71AF5"/>
    <w:rsid w:val="00C71C3A"/>
    <w:rsid w:val="00C71D0F"/>
    <w:rsid w:val="00C72079"/>
    <w:rsid w:val="00C73CF8"/>
    <w:rsid w:val="00C73DA4"/>
    <w:rsid w:val="00C743F8"/>
    <w:rsid w:val="00C75432"/>
    <w:rsid w:val="00C75505"/>
    <w:rsid w:val="00C75C11"/>
    <w:rsid w:val="00C76064"/>
    <w:rsid w:val="00C76318"/>
    <w:rsid w:val="00C7650B"/>
    <w:rsid w:val="00C76EAE"/>
    <w:rsid w:val="00C776AA"/>
    <w:rsid w:val="00C77868"/>
    <w:rsid w:val="00C77CC6"/>
    <w:rsid w:val="00C80676"/>
    <w:rsid w:val="00C80C4E"/>
    <w:rsid w:val="00C81564"/>
    <w:rsid w:val="00C815A1"/>
    <w:rsid w:val="00C81AE8"/>
    <w:rsid w:val="00C829D9"/>
    <w:rsid w:val="00C82E2E"/>
    <w:rsid w:val="00C8375F"/>
    <w:rsid w:val="00C83E06"/>
    <w:rsid w:val="00C83E25"/>
    <w:rsid w:val="00C84551"/>
    <w:rsid w:val="00C8456C"/>
    <w:rsid w:val="00C84752"/>
    <w:rsid w:val="00C84C28"/>
    <w:rsid w:val="00C8527E"/>
    <w:rsid w:val="00C85881"/>
    <w:rsid w:val="00C8599C"/>
    <w:rsid w:val="00C85DA2"/>
    <w:rsid w:val="00C871C2"/>
    <w:rsid w:val="00C87AA1"/>
    <w:rsid w:val="00C87B1D"/>
    <w:rsid w:val="00C87F97"/>
    <w:rsid w:val="00C90796"/>
    <w:rsid w:val="00C924DB"/>
    <w:rsid w:val="00C92552"/>
    <w:rsid w:val="00C945A4"/>
    <w:rsid w:val="00C94D04"/>
    <w:rsid w:val="00C94E24"/>
    <w:rsid w:val="00C95223"/>
    <w:rsid w:val="00C952E5"/>
    <w:rsid w:val="00C9575B"/>
    <w:rsid w:val="00C95D24"/>
    <w:rsid w:val="00C95ED4"/>
    <w:rsid w:val="00C971BE"/>
    <w:rsid w:val="00C979DF"/>
    <w:rsid w:val="00C97AFD"/>
    <w:rsid w:val="00C97D28"/>
    <w:rsid w:val="00CA0680"/>
    <w:rsid w:val="00CA14F4"/>
    <w:rsid w:val="00CA1DE6"/>
    <w:rsid w:val="00CA29C6"/>
    <w:rsid w:val="00CA2AF0"/>
    <w:rsid w:val="00CA3034"/>
    <w:rsid w:val="00CA30C4"/>
    <w:rsid w:val="00CA34B0"/>
    <w:rsid w:val="00CA34C7"/>
    <w:rsid w:val="00CA3EAB"/>
    <w:rsid w:val="00CA4A3A"/>
    <w:rsid w:val="00CA4DAE"/>
    <w:rsid w:val="00CA54AA"/>
    <w:rsid w:val="00CA5EA2"/>
    <w:rsid w:val="00CA6A46"/>
    <w:rsid w:val="00CA6BF2"/>
    <w:rsid w:val="00CA7DE4"/>
    <w:rsid w:val="00CB0174"/>
    <w:rsid w:val="00CB0EFD"/>
    <w:rsid w:val="00CB10A3"/>
    <w:rsid w:val="00CB12F1"/>
    <w:rsid w:val="00CB2260"/>
    <w:rsid w:val="00CB2C10"/>
    <w:rsid w:val="00CB2D31"/>
    <w:rsid w:val="00CB61BE"/>
    <w:rsid w:val="00CB6D41"/>
    <w:rsid w:val="00CB7BA4"/>
    <w:rsid w:val="00CB7F99"/>
    <w:rsid w:val="00CC134E"/>
    <w:rsid w:val="00CC1B25"/>
    <w:rsid w:val="00CC1E5E"/>
    <w:rsid w:val="00CC1EF9"/>
    <w:rsid w:val="00CC2270"/>
    <w:rsid w:val="00CC2C05"/>
    <w:rsid w:val="00CC316B"/>
    <w:rsid w:val="00CC3446"/>
    <w:rsid w:val="00CC3B06"/>
    <w:rsid w:val="00CC47D9"/>
    <w:rsid w:val="00CC4869"/>
    <w:rsid w:val="00CC4876"/>
    <w:rsid w:val="00CC4A4D"/>
    <w:rsid w:val="00CC4A6D"/>
    <w:rsid w:val="00CC57B3"/>
    <w:rsid w:val="00CC6412"/>
    <w:rsid w:val="00CC64A3"/>
    <w:rsid w:val="00CC6A89"/>
    <w:rsid w:val="00CC6C82"/>
    <w:rsid w:val="00CC7915"/>
    <w:rsid w:val="00CC7A6C"/>
    <w:rsid w:val="00CD0331"/>
    <w:rsid w:val="00CD0A25"/>
    <w:rsid w:val="00CD0E99"/>
    <w:rsid w:val="00CD12CC"/>
    <w:rsid w:val="00CD133F"/>
    <w:rsid w:val="00CD13BA"/>
    <w:rsid w:val="00CD15B3"/>
    <w:rsid w:val="00CD1613"/>
    <w:rsid w:val="00CD2879"/>
    <w:rsid w:val="00CD35EE"/>
    <w:rsid w:val="00CD3A12"/>
    <w:rsid w:val="00CD4638"/>
    <w:rsid w:val="00CD4B98"/>
    <w:rsid w:val="00CD5043"/>
    <w:rsid w:val="00CD5502"/>
    <w:rsid w:val="00CD7031"/>
    <w:rsid w:val="00CE04F1"/>
    <w:rsid w:val="00CE050C"/>
    <w:rsid w:val="00CE05B4"/>
    <w:rsid w:val="00CE0818"/>
    <w:rsid w:val="00CE1039"/>
    <w:rsid w:val="00CE12EB"/>
    <w:rsid w:val="00CE1BD6"/>
    <w:rsid w:val="00CE32F2"/>
    <w:rsid w:val="00CE3363"/>
    <w:rsid w:val="00CE4859"/>
    <w:rsid w:val="00CE4FB1"/>
    <w:rsid w:val="00CE5258"/>
    <w:rsid w:val="00CE5840"/>
    <w:rsid w:val="00CE5984"/>
    <w:rsid w:val="00CE63A7"/>
    <w:rsid w:val="00CE67CE"/>
    <w:rsid w:val="00CE7293"/>
    <w:rsid w:val="00CE73EE"/>
    <w:rsid w:val="00CE783F"/>
    <w:rsid w:val="00CF0396"/>
    <w:rsid w:val="00CF062B"/>
    <w:rsid w:val="00CF0EDC"/>
    <w:rsid w:val="00CF10C2"/>
    <w:rsid w:val="00CF10E1"/>
    <w:rsid w:val="00CF3337"/>
    <w:rsid w:val="00CF46E4"/>
    <w:rsid w:val="00CF54E6"/>
    <w:rsid w:val="00CF5876"/>
    <w:rsid w:val="00CF603C"/>
    <w:rsid w:val="00CF6E41"/>
    <w:rsid w:val="00CF6FEA"/>
    <w:rsid w:val="00CF721B"/>
    <w:rsid w:val="00D0078C"/>
    <w:rsid w:val="00D00CFD"/>
    <w:rsid w:val="00D01314"/>
    <w:rsid w:val="00D018D7"/>
    <w:rsid w:val="00D01BFD"/>
    <w:rsid w:val="00D02134"/>
    <w:rsid w:val="00D022DB"/>
    <w:rsid w:val="00D023C6"/>
    <w:rsid w:val="00D026BC"/>
    <w:rsid w:val="00D030E8"/>
    <w:rsid w:val="00D03519"/>
    <w:rsid w:val="00D04235"/>
    <w:rsid w:val="00D049A6"/>
    <w:rsid w:val="00D05236"/>
    <w:rsid w:val="00D054AD"/>
    <w:rsid w:val="00D05AF5"/>
    <w:rsid w:val="00D05BCC"/>
    <w:rsid w:val="00D05C73"/>
    <w:rsid w:val="00D05E5B"/>
    <w:rsid w:val="00D06223"/>
    <w:rsid w:val="00D062B7"/>
    <w:rsid w:val="00D10750"/>
    <w:rsid w:val="00D10B6E"/>
    <w:rsid w:val="00D12A31"/>
    <w:rsid w:val="00D146B3"/>
    <w:rsid w:val="00D14A42"/>
    <w:rsid w:val="00D155BC"/>
    <w:rsid w:val="00D16650"/>
    <w:rsid w:val="00D16C58"/>
    <w:rsid w:val="00D16D71"/>
    <w:rsid w:val="00D16EB2"/>
    <w:rsid w:val="00D16EFF"/>
    <w:rsid w:val="00D175CA"/>
    <w:rsid w:val="00D17961"/>
    <w:rsid w:val="00D17B37"/>
    <w:rsid w:val="00D2099A"/>
    <w:rsid w:val="00D213CC"/>
    <w:rsid w:val="00D21523"/>
    <w:rsid w:val="00D21D0F"/>
    <w:rsid w:val="00D22AE9"/>
    <w:rsid w:val="00D22D57"/>
    <w:rsid w:val="00D23377"/>
    <w:rsid w:val="00D2387A"/>
    <w:rsid w:val="00D23A3E"/>
    <w:rsid w:val="00D24F86"/>
    <w:rsid w:val="00D256FA"/>
    <w:rsid w:val="00D26047"/>
    <w:rsid w:val="00D268AF"/>
    <w:rsid w:val="00D269F7"/>
    <w:rsid w:val="00D26AA4"/>
    <w:rsid w:val="00D27C32"/>
    <w:rsid w:val="00D300F5"/>
    <w:rsid w:val="00D314A1"/>
    <w:rsid w:val="00D3234F"/>
    <w:rsid w:val="00D32C49"/>
    <w:rsid w:val="00D338BF"/>
    <w:rsid w:val="00D33AB6"/>
    <w:rsid w:val="00D34705"/>
    <w:rsid w:val="00D34D48"/>
    <w:rsid w:val="00D352D4"/>
    <w:rsid w:val="00D3625F"/>
    <w:rsid w:val="00D3673D"/>
    <w:rsid w:val="00D37AC3"/>
    <w:rsid w:val="00D37D12"/>
    <w:rsid w:val="00D400DD"/>
    <w:rsid w:val="00D406C0"/>
    <w:rsid w:val="00D406C3"/>
    <w:rsid w:val="00D4105D"/>
    <w:rsid w:val="00D41EA4"/>
    <w:rsid w:val="00D42837"/>
    <w:rsid w:val="00D4367C"/>
    <w:rsid w:val="00D445D0"/>
    <w:rsid w:val="00D44B0C"/>
    <w:rsid w:val="00D456E3"/>
    <w:rsid w:val="00D45FC9"/>
    <w:rsid w:val="00D46230"/>
    <w:rsid w:val="00D46B6F"/>
    <w:rsid w:val="00D47028"/>
    <w:rsid w:val="00D47B8C"/>
    <w:rsid w:val="00D51030"/>
    <w:rsid w:val="00D5165F"/>
    <w:rsid w:val="00D51A03"/>
    <w:rsid w:val="00D521DA"/>
    <w:rsid w:val="00D52CE2"/>
    <w:rsid w:val="00D53239"/>
    <w:rsid w:val="00D53776"/>
    <w:rsid w:val="00D53E45"/>
    <w:rsid w:val="00D5469D"/>
    <w:rsid w:val="00D558BE"/>
    <w:rsid w:val="00D55C96"/>
    <w:rsid w:val="00D5648D"/>
    <w:rsid w:val="00D5674F"/>
    <w:rsid w:val="00D57155"/>
    <w:rsid w:val="00D57275"/>
    <w:rsid w:val="00D572B4"/>
    <w:rsid w:val="00D5747F"/>
    <w:rsid w:val="00D57A4A"/>
    <w:rsid w:val="00D57F66"/>
    <w:rsid w:val="00D60DEC"/>
    <w:rsid w:val="00D61866"/>
    <w:rsid w:val="00D61B4B"/>
    <w:rsid w:val="00D61B6F"/>
    <w:rsid w:val="00D622DE"/>
    <w:rsid w:val="00D63E97"/>
    <w:rsid w:val="00D6455E"/>
    <w:rsid w:val="00D655D3"/>
    <w:rsid w:val="00D663AA"/>
    <w:rsid w:val="00D666A4"/>
    <w:rsid w:val="00D66A99"/>
    <w:rsid w:val="00D66E76"/>
    <w:rsid w:val="00D67C80"/>
    <w:rsid w:val="00D67C85"/>
    <w:rsid w:val="00D704AD"/>
    <w:rsid w:val="00D71832"/>
    <w:rsid w:val="00D7187E"/>
    <w:rsid w:val="00D719A6"/>
    <w:rsid w:val="00D72040"/>
    <w:rsid w:val="00D73D52"/>
    <w:rsid w:val="00D74492"/>
    <w:rsid w:val="00D751A5"/>
    <w:rsid w:val="00D7581F"/>
    <w:rsid w:val="00D75A48"/>
    <w:rsid w:val="00D767E6"/>
    <w:rsid w:val="00D771F3"/>
    <w:rsid w:val="00D777A2"/>
    <w:rsid w:val="00D77B0E"/>
    <w:rsid w:val="00D77B90"/>
    <w:rsid w:val="00D8001E"/>
    <w:rsid w:val="00D8076D"/>
    <w:rsid w:val="00D81247"/>
    <w:rsid w:val="00D81628"/>
    <w:rsid w:val="00D8172C"/>
    <w:rsid w:val="00D818FB"/>
    <w:rsid w:val="00D824EC"/>
    <w:rsid w:val="00D82E0D"/>
    <w:rsid w:val="00D8332A"/>
    <w:rsid w:val="00D844E6"/>
    <w:rsid w:val="00D86CE4"/>
    <w:rsid w:val="00D87383"/>
    <w:rsid w:val="00D87D6A"/>
    <w:rsid w:val="00D90D17"/>
    <w:rsid w:val="00D91B21"/>
    <w:rsid w:val="00D92DB4"/>
    <w:rsid w:val="00D93439"/>
    <w:rsid w:val="00D937D2"/>
    <w:rsid w:val="00D93B80"/>
    <w:rsid w:val="00D942F2"/>
    <w:rsid w:val="00D94A89"/>
    <w:rsid w:val="00D95235"/>
    <w:rsid w:val="00D95A0E"/>
    <w:rsid w:val="00D96052"/>
    <w:rsid w:val="00D9662A"/>
    <w:rsid w:val="00D9666A"/>
    <w:rsid w:val="00D96B64"/>
    <w:rsid w:val="00D97E03"/>
    <w:rsid w:val="00DA01F8"/>
    <w:rsid w:val="00DA095A"/>
    <w:rsid w:val="00DA2D6C"/>
    <w:rsid w:val="00DA34DC"/>
    <w:rsid w:val="00DA3F44"/>
    <w:rsid w:val="00DA43CA"/>
    <w:rsid w:val="00DA4728"/>
    <w:rsid w:val="00DA7887"/>
    <w:rsid w:val="00DA7C37"/>
    <w:rsid w:val="00DA7DE9"/>
    <w:rsid w:val="00DB0C42"/>
    <w:rsid w:val="00DB1066"/>
    <w:rsid w:val="00DB143A"/>
    <w:rsid w:val="00DB23CE"/>
    <w:rsid w:val="00DB23EF"/>
    <w:rsid w:val="00DB2411"/>
    <w:rsid w:val="00DB29FC"/>
    <w:rsid w:val="00DB30E6"/>
    <w:rsid w:val="00DB3D51"/>
    <w:rsid w:val="00DB4E8E"/>
    <w:rsid w:val="00DB5481"/>
    <w:rsid w:val="00DB55D0"/>
    <w:rsid w:val="00DB570B"/>
    <w:rsid w:val="00DB579E"/>
    <w:rsid w:val="00DB6875"/>
    <w:rsid w:val="00DB6B76"/>
    <w:rsid w:val="00DB750D"/>
    <w:rsid w:val="00DB7796"/>
    <w:rsid w:val="00DC03BC"/>
    <w:rsid w:val="00DC0533"/>
    <w:rsid w:val="00DC0543"/>
    <w:rsid w:val="00DC063B"/>
    <w:rsid w:val="00DC1E1A"/>
    <w:rsid w:val="00DC234A"/>
    <w:rsid w:val="00DC2E9C"/>
    <w:rsid w:val="00DC30B9"/>
    <w:rsid w:val="00DC33A5"/>
    <w:rsid w:val="00DC4A82"/>
    <w:rsid w:val="00DC4B0E"/>
    <w:rsid w:val="00DC4D30"/>
    <w:rsid w:val="00DC4FD3"/>
    <w:rsid w:val="00DC6CE2"/>
    <w:rsid w:val="00DC6D80"/>
    <w:rsid w:val="00DC6DDD"/>
    <w:rsid w:val="00DD0A83"/>
    <w:rsid w:val="00DD127A"/>
    <w:rsid w:val="00DD1887"/>
    <w:rsid w:val="00DD1E60"/>
    <w:rsid w:val="00DD26D6"/>
    <w:rsid w:val="00DD285C"/>
    <w:rsid w:val="00DD2CF9"/>
    <w:rsid w:val="00DD3A8A"/>
    <w:rsid w:val="00DD3DAF"/>
    <w:rsid w:val="00DD3FBA"/>
    <w:rsid w:val="00DD473A"/>
    <w:rsid w:val="00DD4955"/>
    <w:rsid w:val="00DD496C"/>
    <w:rsid w:val="00DD4BB5"/>
    <w:rsid w:val="00DD4C5C"/>
    <w:rsid w:val="00DD5399"/>
    <w:rsid w:val="00DD57EA"/>
    <w:rsid w:val="00DD5975"/>
    <w:rsid w:val="00DD7566"/>
    <w:rsid w:val="00DD77CC"/>
    <w:rsid w:val="00DD7ADB"/>
    <w:rsid w:val="00DE0499"/>
    <w:rsid w:val="00DE0FB5"/>
    <w:rsid w:val="00DE104A"/>
    <w:rsid w:val="00DE1E84"/>
    <w:rsid w:val="00DE29A6"/>
    <w:rsid w:val="00DE3EB3"/>
    <w:rsid w:val="00DE3FBC"/>
    <w:rsid w:val="00DE4B81"/>
    <w:rsid w:val="00DE4BDA"/>
    <w:rsid w:val="00DE69D4"/>
    <w:rsid w:val="00DE7492"/>
    <w:rsid w:val="00DE769A"/>
    <w:rsid w:val="00DF0007"/>
    <w:rsid w:val="00DF0BB2"/>
    <w:rsid w:val="00DF134F"/>
    <w:rsid w:val="00DF17B6"/>
    <w:rsid w:val="00DF2CF7"/>
    <w:rsid w:val="00DF3061"/>
    <w:rsid w:val="00DF431B"/>
    <w:rsid w:val="00DF4AD2"/>
    <w:rsid w:val="00DF4FB8"/>
    <w:rsid w:val="00DF5675"/>
    <w:rsid w:val="00DF5687"/>
    <w:rsid w:val="00DF5958"/>
    <w:rsid w:val="00DF598C"/>
    <w:rsid w:val="00DF7462"/>
    <w:rsid w:val="00E005E4"/>
    <w:rsid w:val="00E009A9"/>
    <w:rsid w:val="00E00E7C"/>
    <w:rsid w:val="00E010EC"/>
    <w:rsid w:val="00E01794"/>
    <w:rsid w:val="00E024E2"/>
    <w:rsid w:val="00E02D87"/>
    <w:rsid w:val="00E03ACF"/>
    <w:rsid w:val="00E03C01"/>
    <w:rsid w:val="00E03D65"/>
    <w:rsid w:val="00E03E6C"/>
    <w:rsid w:val="00E04744"/>
    <w:rsid w:val="00E047D9"/>
    <w:rsid w:val="00E04D44"/>
    <w:rsid w:val="00E04DB6"/>
    <w:rsid w:val="00E05351"/>
    <w:rsid w:val="00E05AA5"/>
    <w:rsid w:val="00E0627E"/>
    <w:rsid w:val="00E06856"/>
    <w:rsid w:val="00E06C33"/>
    <w:rsid w:val="00E07250"/>
    <w:rsid w:val="00E078D9"/>
    <w:rsid w:val="00E10538"/>
    <w:rsid w:val="00E10E5F"/>
    <w:rsid w:val="00E112BA"/>
    <w:rsid w:val="00E112E9"/>
    <w:rsid w:val="00E11CEB"/>
    <w:rsid w:val="00E12030"/>
    <w:rsid w:val="00E12050"/>
    <w:rsid w:val="00E1224F"/>
    <w:rsid w:val="00E12280"/>
    <w:rsid w:val="00E124C5"/>
    <w:rsid w:val="00E127E8"/>
    <w:rsid w:val="00E13149"/>
    <w:rsid w:val="00E13B91"/>
    <w:rsid w:val="00E13F9B"/>
    <w:rsid w:val="00E1433B"/>
    <w:rsid w:val="00E14FBD"/>
    <w:rsid w:val="00E15FD6"/>
    <w:rsid w:val="00E170D0"/>
    <w:rsid w:val="00E204A9"/>
    <w:rsid w:val="00E20B8B"/>
    <w:rsid w:val="00E20D34"/>
    <w:rsid w:val="00E20E4B"/>
    <w:rsid w:val="00E2177F"/>
    <w:rsid w:val="00E220BF"/>
    <w:rsid w:val="00E225E8"/>
    <w:rsid w:val="00E22626"/>
    <w:rsid w:val="00E227A4"/>
    <w:rsid w:val="00E2332B"/>
    <w:rsid w:val="00E24A5D"/>
    <w:rsid w:val="00E25498"/>
    <w:rsid w:val="00E25863"/>
    <w:rsid w:val="00E2683A"/>
    <w:rsid w:val="00E269B5"/>
    <w:rsid w:val="00E26A92"/>
    <w:rsid w:val="00E274B3"/>
    <w:rsid w:val="00E27EAA"/>
    <w:rsid w:val="00E313E1"/>
    <w:rsid w:val="00E313F6"/>
    <w:rsid w:val="00E31E8B"/>
    <w:rsid w:val="00E327F4"/>
    <w:rsid w:val="00E3299C"/>
    <w:rsid w:val="00E33C40"/>
    <w:rsid w:val="00E34956"/>
    <w:rsid w:val="00E34D21"/>
    <w:rsid w:val="00E35C1A"/>
    <w:rsid w:val="00E35ECE"/>
    <w:rsid w:val="00E36020"/>
    <w:rsid w:val="00E36F6A"/>
    <w:rsid w:val="00E36F89"/>
    <w:rsid w:val="00E3715B"/>
    <w:rsid w:val="00E37212"/>
    <w:rsid w:val="00E3788E"/>
    <w:rsid w:val="00E37965"/>
    <w:rsid w:val="00E4004B"/>
    <w:rsid w:val="00E40286"/>
    <w:rsid w:val="00E411F3"/>
    <w:rsid w:val="00E419E2"/>
    <w:rsid w:val="00E41D88"/>
    <w:rsid w:val="00E43B90"/>
    <w:rsid w:val="00E43DF9"/>
    <w:rsid w:val="00E43F42"/>
    <w:rsid w:val="00E43F57"/>
    <w:rsid w:val="00E443AA"/>
    <w:rsid w:val="00E451B5"/>
    <w:rsid w:val="00E4535B"/>
    <w:rsid w:val="00E458DA"/>
    <w:rsid w:val="00E467AC"/>
    <w:rsid w:val="00E4695B"/>
    <w:rsid w:val="00E46B91"/>
    <w:rsid w:val="00E46C6C"/>
    <w:rsid w:val="00E46CFB"/>
    <w:rsid w:val="00E46F7B"/>
    <w:rsid w:val="00E4719B"/>
    <w:rsid w:val="00E47C1A"/>
    <w:rsid w:val="00E5016B"/>
    <w:rsid w:val="00E5037B"/>
    <w:rsid w:val="00E503BE"/>
    <w:rsid w:val="00E507BD"/>
    <w:rsid w:val="00E50D6B"/>
    <w:rsid w:val="00E51094"/>
    <w:rsid w:val="00E51484"/>
    <w:rsid w:val="00E51AAB"/>
    <w:rsid w:val="00E54341"/>
    <w:rsid w:val="00E546E5"/>
    <w:rsid w:val="00E549C9"/>
    <w:rsid w:val="00E54C57"/>
    <w:rsid w:val="00E5528A"/>
    <w:rsid w:val="00E552EC"/>
    <w:rsid w:val="00E55547"/>
    <w:rsid w:val="00E556BD"/>
    <w:rsid w:val="00E557C6"/>
    <w:rsid w:val="00E55C75"/>
    <w:rsid w:val="00E565E8"/>
    <w:rsid w:val="00E56F62"/>
    <w:rsid w:val="00E570B6"/>
    <w:rsid w:val="00E6016C"/>
    <w:rsid w:val="00E60B51"/>
    <w:rsid w:val="00E61385"/>
    <w:rsid w:val="00E61E0A"/>
    <w:rsid w:val="00E62088"/>
    <w:rsid w:val="00E65408"/>
    <w:rsid w:val="00E65DE5"/>
    <w:rsid w:val="00E66A98"/>
    <w:rsid w:val="00E6754D"/>
    <w:rsid w:val="00E70756"/>
    <w:rsid w:val="00E71337"/>
    <w:rsid w:val="00E71492"/>
    <w:rsid w:val="00E71759"/>
    <w:rsid w:val="00E71AF5"/>
    <w:rsid w:val="00E71D78"/>
    <w:rsid w:val="00E72550"/>
    <w:rsid w:val="00E732F5"/>
    <w:rsid w:val="00E73CBA"/>
    <w:rsid w:val="00E74B47"/>
    <w:rsid w:val="00E75D51"/>
    <w:rsid w:val="00E81392"/>
    <w:rsid w:val="00E81D85"/>
    <w:rsid w:val="00E82455"/>
    <w:rsid w:val="00E83267"/>
    <w:rsid w:val="00E837F2"/>
    <w:rsid w:val="00E83C8E"/>
    <w:rsid w:val="00E83EF2"/>
    <w:rsid w:val="00E84744"/>
    <w:rsid w:val="00E853D1"/>
    <w:rsid w:val="00E854BD"/>
    <w:rsid w:val="00E8553F"/>
    <w:rsid w:val="00E86738"/>
    <w:rsid w:val="00E86972"/>
    <w:rsid w:val="00E86CEA"/>
    <w:rsid w:val="00E87555"/>
    <w:rsid w:val="00E87C56"/>
    <w:rsid w:val="00E90805"/>
    <w:rsid w:val="00E90991"/>
    <w:rsid w:val="00E90A6D"/>
    <w:rsid w:val="00E90AEF"/>
    <w:rsid w:val="00E90BFB"/>
    <w:rsid w:val="00E90DDA"/>
    <w:rsid w:val="00E911DC"/>
    <w:rsid w:val="00E9125D"/>
    <w:rsid w:val="00E91D27"/>
    <w:rsid w:val="00E92532"/>
    <w:rsid w:val="00E92610"/>
    <w:rsid w:val="00E92757"/>
    <w:rsid w:val="00E92810"/>
    <w:rsid w:val="00E9379A"/>
    <w:rsid w:val="00E9511F"/>
    <w:rsid w:val="00E9557F"/>
    <w:rsid w:val="00E957F6"/>
    <w:rsid w:val="00E96B66"/>
    <w:rsid w:val="00E96D4E"/>
    <w:rsid w:val="00E970FD"/>
    <w:rsid w:val="00E9731A"/>
    <w:rsid w:val="00E975A6"/>
    <w:rsid w:val="00EA02EA"/>
    <w:rsid w:val="00EA0C7C"/>
    <w:rsid w:val="00EA1F1A"/>
    <w:rsid w:val="00EA22E7"/>
    <w:rsid w:val="00EA2B70"/>
    <w:rsid w:val="00EA2D22"/>
    <w:rsid w:val="00EA2D3F"/>
    <w:rsid w:val="00EA3D3B"/>
    <w:rsid w:val="00EA3E48"/>
    <w:rsid w:val="00EA3FC6"/>
    <w:rsid w:val="00EA456A"/>
    <w:rsid w:val="00EA4E26"/>
    <w:rsid w:val="00EA50DA"/>
    <w:rsid w:val="00EA546E"/>
    <w:rsid w:val="00EA687F"/>
    <w:rsid w:val="00EA68FA"/>
    <w:rsid w:val="00EA6D76"/>
    <w:rsid w:val="00EA737F"/>
    <w:rsid w:val="00EA7A17"/>
    <w:rsid w:val="00EA7B76"/>
    <w:rsid w:val="00EB0954"/>
    <w:rsid w:val="00EB1CEB"/>
    <w:rsid w:val="00EB1F63"/>
    <w:rsid w:val="00EB2409"/>
    <w:rsid w:val="00EB378D"/>
    <w:rsid w:val="00EB3DA5"/>
    <w:rsid w:val="00EB3ED1"/>
    <w:rsid w:val="00EB44E3"/>
    <w:rsid w:val="00EB4E55"/>
    <w:rsid w:val="00EB54C5"/>
    <w:rsid w:val="00EB596D"/>
    <w:rsid w:val="00EB6EA3"/>
    <w:rsid w:val="00EC0580"/>
    <w:rsid w:val="00EC05F2"/>
    <w:rsid w:val="00EC068F"/>
    <w:rsid w:val="00EC0B6A"/>
    <w:rsid w:val="00EC0C38"/>
    <w:rsid w:val="00EC1206"/>
    <w:rsid w:val="00EC17ED"/>
    <w:rsid w:val="00EC19B0"/>
    <w:rsid w:val="00EC2245"/>
    <w:rsid w:val="00EC2483"/>
    <w:rsid w:val="00EC3459"/>
    <w:rsid w:val="00EC38A5"/>
    <w:rsid w:val="00EC3CCD"/>
    <w:rsid w:val="00EC4324"/>
    <w:rsid w:val="00EC4BF8"/>
    <w:rsid w:val="00EC4FC7"/>
    <w:rsid w:val="00EC50CE"/>
    <w:rsid w:val="00EC5D92"/>
    <w:rsid w:val="00EC6198"/>
    <w:rsid w:val="00EC6500"/>
    <w:rsid w:val="00EC6859"/>
    <w:rsid w:val="00EC6E2F"/>
    <w:rsid w:val="00EC71E0"/>
    <w:rsid w:val="00EC722E"/>
    <w:rsid w:val="00EC7491"/>
    <w:rsid w:val="00EC7DC2"/>
    <w:rsid w:val="00ED041B"/>
    <w:rsid w:val="00ED07B0"/>
    <w:rsid w:val="00ED1677"/>
    <w:rsid w:val="00ED1923"/>
    <w:rsid w:val="00ED19F0"/>
    <w:rsid w:val="00ED1B66"/>
    <w:rsid w:val="00ED1C83"/>
    <w:rsid w:val="00ED299F"/>
    <w:rsid w:val="00ED2BAF"/>
    <w:rsid w:val="00ED2DA2"/>
    <w:rsid w:val="00ED2F48"/>
    <w:rsid w:val="00ED4326"/>
    <w:rsid w:val="00ED554A"/>
    <w:rsid w:val="00ED5CA0"/>
    <w:rsid w:val="00ED62B0"/>
    <w:rsid w:val="00ED63CF"/>
    <w:rsid w:val="00ED68D1"/>
    <w:rsid w:val="00ED75A6"/>
    <w:rsid w:val="00ED7CED"/>
    <w:rsid w:val="00EE00B6"/>
    <w:rsid w:val="00EE0679"/>
    <w:rsid w:val="00EE123E"/>
    <w:rsid w:val="00EE12FD"/>
    <w:rsid w:val="00EE2271"/>
    <w:rsid w:val="00EE27AB"/>
    <w:rsid w:val="00EE2F25"/>
    <w:rsid w:val="00EE3287"/>
    <w:rsid w:val="00EE40BC"/>
    <w:rsid w:val="00EE42C2"/>
    <w:rsid w:val="00EE46DD"/>
    <w:rsid w:val="00EE49B0"/>
    <w:rsid w:val="00EE505E"/>
    <w:rsid w:val="00EE7440"/>
    <w:rsid w:val="00EE7DF7"/>
    <w:rsid w:val="00EF0186"/>
    <w:rsid w:val="00EF06ED"/>
    <w:rsid w:val="00EF0792"/>
    <w:rsid w:val="00EF08D1"/>
    <w:rsid w:val="00EF14E5"/>
    <w:rsid w:val="00EF1923"/>
    <w:rsid w:val="00EF21A2"/>
    <w:rsid w:val="00EF24D8"/>
    <w:rsid w:val="00EF3053"/>
    <w:rsid w:val="00EF30F2"/>
    <w:rsid w:val="00EF3316"/>
    <w:rsid w:val="00EF3512"/>
    <w:rsid w:val="00EF3A93"/>
    <w:rsid w:val="00EF3FB8"/>
    <w:rsid w:val="00EF4748"/>
    <w:rsid w:val="00EF4F98"/>
    <w:rsid w:val="00EF5173"/>
    <w:rsid w:val="00EF52EF"/>
    <w:rsid w:val="00EF55C6"/>
    <w:rsid w:val="00EF5AF1"/>
    <w:rsid w:val="00EF5B8E"/>
    <w:rsid w:val="00EF6C29"/>
    <w:rsid w:val="00F005B7"/>
    <w:rsid w:val="00F00A72"/>
    <w:rsid w:val="00F01A07"/>
    <w:rsid w:val="00F01DAB"/>
    <w:rsid w:val="00F01DAD"/>
    <w:rsid w:val="00F01EEA"/>
    <w:rsid w:val="00F033CD"/>
    <w:rsid w:val="00F035EA"/>
    <w:rsid w:val="00F03690"/>
    <w:rsid w:val="00F03D2D"/>
    <w:rsid w:val="00F03EC5"/>
    <w:rsid w:val="00F05253"/>
    <w:rsid w:val="00F05F77"/>
    <w:rsid w:val="00F10602"/>
    <w:rsid w:val="00F1260B"/>
    <w:rsid w:val="00F12803"/>
    <w:rsid w:val="00F139E7"/>
    <w:rsid w:val="00F13F45"/>
    <w:rsid w:val="00F15744"/>
    <w:rsid w:val="00F15836"/>
    <w:rsid w:val="00F160E3"/>
    <w:rsid w:val="00F16358"/>
    <w:rsid w:val="00F1643E"/>
    <w:rsid w:val="00F1779C"/>
    <w:rsid w:val="00F178A7"/>
    <w:rsid w:val="00F17CBF"/>
    <w:rsid w:val="00F200F4"/>
    <w:rsid w:val="00F20AC1"/>
    <w:rsid w:val="00F215FF"/>
    <w:rsid w:val="00F21655"/>
    <w:rsid w:val="00F21BAE"/>
    <w:rsid w:val="00F21E1B"/>
    <w:rsid w:val="00F2212D"/>
    <w:rsid w:val="00F22C22"/>
    <w:rsid w:val="00F24224"/>
    <w:rsid w:val="00F24410"/>
    <w:rsid w:val="00F244B2"/>
    <w:rsid w:val="00F2456F"/>
    <w:rsid w:val="00F25442"/>
    <w:rsid w:val="00F260F6"/>
    <w:rsid w:val="00F266B4"/>
    <w:rsid w:val="00F269AB"/>
    <w:rsid w:val="00F26B3D"/>
    <w:rsid w:val="00F271F5"/>
    <w:rsid w:val="00F2747F"/>
    <w:rsid w:val="00F2763B"/>
    <w:rsid w:val="00F27B2E"/>
    <w:rsid w:val="00F27BD4"/>
    <w:rsid w:val="00F27EE8"/>
    <w:rsid w:val="00F309B5"/>
    <w:rsid w:val="00F30B24"/>
    <w:rsid w:val="00F30C70"/>
    <w:rsid w:val="00F30F42"/>
    <w:rsid w:val="00F31A0F"/>
    <w:rsid w:val="00F329F3"/>
    <w:rsid w:val="00F32D42"/>
    <w:rsid w:val="00F32D8D"/>
    <w:rsid w:val="00F33030"/>
    <w:rsid w:val="00F33CF7"/>
    <w:rsid w:val="00F34309"/>
    <w:rsid w:val="00F35581"/>
    <w:rsid w:val="00F3678F"/>
    <w:rsid w:val="00F37223"/>
    <w:rsid w:val="00F3751A"/>
    <w:rsid w:val="00F40A5A"/>
    <w:rsid w:val="00F41436"/>
    <w:rsid w:val="00F41D12"/>
    <w:rsid w:val="00F424EE"/>
    <w:rsid w:val="00F42633"/>
    <w:rsid w:val="00F426B9"/>
    <w:rsid w:val="00F4299A"/>
    <w:rsid w:val="00F431A2"/>
    <w:rsid w:val="00F431BD"/>
    <w:rsid w:val="00F43553"/>
    <w:rsid w:val="00F43668"/>
    <w:rsid w:val="00F43CAE"/>
    <w:rsid w:val="00F43D8B"/>
    <w:rsid w:val="00F44890"/>
    <w:rsid w:val="00F45250"/>
    <w:rsid w:val="00F452A7"/>
    <w:rsid w:val="00F45D40"/>
    <w:rsid w:val="00F46271"/>
    <w:rsid w:val="00F46344"/>
    <w:rsid w:val="00F468FC"/>
    <w:rsid w:val="00F46AF8"/>
    <w:rsid w:val="00F46D14"/>
    <w:rsid w:val="00F478BB"/>
    <w:rsid w:val="00F50991"/>
    <w:rsid w:val="00F50AA9"/>
    <w:rsid w:val="00F51530"/>
    <w:rsid w:val="00F51569"/>
    <w:rsid w:val="00F51E15"/>
    <w:rsid w:val="00F52659"/>
    <w:rsid w:val="00F540BD"/>
    <w:rsid w:val="00F5479A"/>
    <w:rsid w:val="00F54908"/>
    <w:rsid w:val="00F554D4"/>
    <w:rsid w:val="00F55C15"/>
    <w:rsid w:val="00F55CC3"/>
    <w:rsid w:val="00F56056"/>
    <w:rsid w:val="00F568E1"/>
    <w:rsid w:val="00F56A54"/>
    <w:rsid w:val="00F575AF"/>
    <w:rsid w:val="00F57851"/>
    <w:rsid w:val="00F57F02"/>
    <w:rsid w:val="00F57F98"/>
    <w:rsid w:val="00F6009E"/>
    <w:rsid w:val="00F63444"/>
    <w:rsid w:val="00F634AC"/>
    <w:rsid w:val="00F63A44"/>
    <w:rsid w:val="00F63A90"/>
    <w:rsid w:val="00F64F22"/>
    <w:rsid w:val="00F65DEE"/>
    <w:rsid w:val="00F67D96"/>
    <w:rsid w:val="00F7040F"/>
    <w:rsid w:val="00F70710"/>
    <w:rsid w:val="00F70857"/>
    <w:rsid w:val="00F70CA2"/>
    <w:rsid w:val="00F7202C"/>
    <w:rsid w:val="00F72658"/>
    <w:rsid w:val="00F726E5"/>
    <w:rsid w:val="00F72F96"/>
    <w:rsid w:val="00F73675"/>
    <w:rsid w:val="00F736B3"/>
    <w:rsid w:val="00F73E53"/>
    <w:rsid w:val="00F742C4"/>
    <w:rsid w:val="00F743F3"/>
    <w:rsid w:val="00F75169"/>
    <w:rsid w:val="00F75648"/>
    <w:rsid w:val="00F75B3E"/>
    <w:rsid w:val="00F75F56"/>
    <w:rsid w:val="00F765FF"/>
    <w:rsid w:val="00F770CF"/>
    <w:rsid w:val="00F77A64"/>
    <w:rsid w:val="00F80C01"/>
    <w:rsid w:val="00F81D87"/>
    <w:rsid w:val="00F81F58"/>
    <w:rsid w:val="00F82E59"/>
    <w:rsid w:val="00F83103"/>
    <w:rsid w:val="00F835E3"/>
    <w:rsid w:val="00F84E69"/>
    <w:rsid w:val="00F85220"/>
    <w:rsid w:val="00F8541A"/>
    <w:rsid w:val="00F8625B"/>
    <w:rsid w:val="00F8675B"/>
    <w:rsid w:val="00F874A2"/>
    <w:rsid w:val="00F879F6"/>
    <w:rsid w:val="00F9047A"/>
    <w:rsid w:val="00F912BB"/>
    <w:rsid w:val="00F9140F"/>
    <w:rsid w:val="00F914C3"/>
    <w:rsid w:val="00F91B50"/>
    <w:rsid w:val="00F9277B"/>
    <w:rsid w:val="00F928A6"/>
    <w:rsid w:val="00F9291A"/>
    <w:rsid w:val="00F938FC"/>
    <w:rsid w:val="00F93A6D"/>
    <w:rsid w:val="00F93E37"/>
    <w:rsid w:val="00F9494A"/>
    <w:rsid w:val="00F949C3"/>
    <w:rsid w:val="00F9596B"/>
    <w:rsid w:val="00F96695"/>
    <w:rsid w:val="00F96A0D"/>
    <w:rsid w:val="00F96C9C"/>
    <w:rsid w:val="00FA08BC"/>
    <w:rsid w:val="00FA0C46"/>
    <w:rsid w:val="00FA1192"/>
    <w:rsid w:val="00FA135F"/>
    <w:rsid w:val="00FA16DD"/>
    <w:rsid w:val="00FA1B2A"/>
    <w:rsid w:val="00FA1C0C"/>
    <w:rsid w:val="00FA1CDA"/>
    <w:rsid w:val="00FA32EC"/>
    <w:rsid w:val="00FA3709"/>
    <w:rsid w:val="00FA3A80"/>
    <w:rsid w:val="00FA3ED2"/>
    <w:rsid w:val="00FA69C0"/>
    <w:rsid w:val="00FA6C45"/>
    <w:rsid w:val="00FA6D0B"/>
    <w:rsid w:val="00FA7A23"/>
    <w:rsid w:val="00FA7D28"/>
    <w:rsid w:val="00FB08EB"/>
    <w:rsid w:val="00FB096D"/>
    <w:rsid w:val="00FB0A96"/>
    <w:rsid w:val="00FB10D0"/>
    <w:rsid w:val="00FB1181"/>
    <w:rsid w:val="00FB1903"/>
    <w:rsid w:val="00FB1A1F"/>
    <w:rsid w:val="00FB26AC"/>
    <w:rsid w:val="00FB27E1"/>
    <w:rsid w:val="00FB2A6F"/>
    <w:rsid w:val="00FB30A2"/>
    <w:rsid w:val="00FB4197"/>
    <w:rsid w:val="00FB532F"/>
    <w:rsid w:val="00FC08CA"/>
    <w:rsid w:val="00FC0B11"/>
    <w:rsid w:val="00FC11F3"/>
    <w:rsid w:val="00FC14D1"/>
    <w:rsid w:val="00FC1DD4"/>
    <w:rsid w:val="00FC2716"/>
    <w:rsid w:val="00FC2927"/>
    <w:rsid w:val="00FC2B04"/>
    <w:rsid w:val="00FC3652"/>
    <w:rsid w:val="00FC4374"/>
    <w:rsid w:val="00FC47D6"/>
    <w:rsid w:val="00FC4C7D"/>
    <w:rsid w:val="00FC50F6"/>
    <w:rsid w:val="00FC54A9"/>
    <w:rsid w:val="00FC72AE"/>
    <w:rsid w:val="00FC7A1C"/>
    <w:rsid w:val="00FD0545"/>
    <w:rsid w:val="00FD0A62"/>
    <w:rsid w:val="00FD12A4"/>
    <w:rsid w:val="00FD147C"/>
    <w:rsid w:val="00FD1653"/>
    <w:rsid w:val="00FD228A"/>
    <w:rsid w:val="00FD2728"/>
    <w:rsid w:val="00FD3C9A"/>
    <w:rsid w:val="00FD40C0"/>
    <w:rsid w:val="00FD4137"/>
    <w:rsid w:val="00FD4902"/>
    <w:rsid w:val="00FD5F72"/>
    <w:rsid w:val="00FE04EE"/>
    <w:rsid w:val="00FE05C9"/>
    <w:rsid w:val="00FE0B72"/>
    <w:rsid w:val="00FE0E4C"/>
    <w:rsid w:val="00FE19D6"/>
    <w:rsid w:val="00FE3CC9"/>
    <w:rsid w:val="00FE405B"/>
    <w:rsid w:val="00FE4EDA"/>
    <w:rsid w:val="00FE55BA"/>
    <w:rsid w:val="00FE72D4"/>
    <w:rsid w:val="00FE7AA6"/>
    <w:rsid w:val="00FE7C8C"/>
    <w:rsid w:val="00FE7CE5"/>
    <w:rsid w:val="00FE7D00"/>
    <w:rsid w:val="00FE7E2F"/>
    <w:rsid w:val="00FF004D"/>
    <w:rsid w:val="00FF027E"/>
    <w:rsid w:val="00FF0B03"/>
    <w:rsid w:val="00FF186E"/>
    <w:rsid w:val="00FF19A3"/>
    <w:rsid w:val="00FF28A2"/>
    <w:rsid w:val="00FF294C"/>
    <w:rsid w:val="00FF3024"/>
    <w:rsid w:val="00FF4189"/>
    <w:rsid w:val="00FF4661"/>
    <w:rsid w:val="00FF5454"/>
    <w:rsid w:val="00FF59D3"/>
    <w:rsid w:val="00FF62C7"/>
    <w:rsid w:val="00FF6366"/>
    <w:rsid w:val="00FF6760"/>
    <w:rsid w:val="00FF6F11"/>
    <w:rsid w:val="1E42525F"/>
    <w:rsid w:val="21443A15"/>
    <w:rsid w:val="2F1FF526"/>
    <w:rsid w:val="53E62A82"/>
    <w:rsid w:val="66D8EA95"/>
    <w:rsid w:val="6F922ACB"/>
    <w:rsid w:val="71768F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15D5E"/>
  <w15:chartTrackingRefBased/>
  <w15:docId w15:val="{8C90EC0F-09BF-4DC8-AF3A-794A926D4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193"/>
    <w:pPr>
      <w:spacing w:after="120" w:line="240" w:lineRule="auto"/>
    </w:pPr>
    <w:rPr>
      <w:rFonts w:ascii="CG Times" w:eastAsia="Times New Roman" w:hAnsi="CG Times" w:cs="Times New Roman"/>
      <w:sz w:val="24"/>
      <w:szCs w:val="20"/>
      <w:lang w:val="nl-NL"/>
    </w:rPr>
  </w:style>
  <w:style w:type="paragraph" w:styleId="Heading1">
    <w:name w:val="heading 1"/>
    <w:basedOn w:val="Normal"/>
    <w:next w:val="Normal"/>
    <w:link w:val="Heading1Char"/>
    <w:uiPriority w:val="9"/>
    <w:qFormat/>
    <w:rsid w:val="00695A98"/>
    <w:pPr>
      <w:keepNext/>
      <w:keepLines/>
      <w:numPr>
        <w:numId w:val="2"/>
      </w:numPr>
      <w:spacing w:before="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5A98"/>
    <w:pPr>
      <w:keepNext/>
      <w:keepLines/>
      <w:numPr>
        <w:ilvl w:val="1"/>
        <w:numId w:val="2"/>
      </w:numPr>
      <w:spacing w:before="16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95A98"/>
    <w:pPr>
      <w:keepNext/>
      <w:keepLines/>
      <w:numPr>
        <w:ilvl w:val="2"/>
        <w:numId w:val="2"/>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95A98"/>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98"/>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A98"/>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5A9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5A9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5A9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98"/>
    <w:rPr>
      <w:rFonts w:ascii="CG Times" w:eastAsiaTheme="majorEastAsia" w:hAnsi="CG Times" w:cstheme="majorBidi"/>
      <w:b/>
      <w:sz w:val="24"/>
      <w:szCs w:val="32"/>
      <w:lang w:val="nl-NL"/>
    </w:rPr>
  </w:style>
  <w:style w:type="paragraph" w:styleId="Caption">
    <w:name w:val="caption"/>
    <w:basedOn w:val="Normal"/>
    <w:next w:val="Normal"/>
    <w:uiPriority w:val="35"/>
    <w:unhideWhenUsed/>
    <w:qFormat/>
    <w:rsid w:val="00C73CF8"/>
    <w:pPr>
      <w:spacing w:after="200"/>
    </w:pPr>
    <w:rPr>
      <w:rFonts w:ascii="Arial" w:hAnsi="Arial"/>
      <w:iCs/>
      <w:color w:val="4472C4" w:themeColor="accent1"/>
      <w:sz w:val="18"/>
      <w:szCs w:val="18"/>
    </w:rPr>
  </w:style>
  <w:style w:type="character" w:customStyle="1" w:styleId="Heading2Char">
    <w:name w:val="Heading 2 Char"/>
    <w:basedOn w:val="DefaultParagraphFont"/>
    <w:link w:val="Heading2"/>
    <w:uiPriority w:val="9"/>
    <w:rsid w:val="00695A98"/>
    <w:rPr>
      <w:rFonts w:ascii="CG Times" w:eastAsiaTheme="majorEastAsia" w:hAnsi="CG Times" w:cstheme="majorBidi"/>
      <w:b/>
      <w:sz w:val="24"/>
      <w:szCs w:val="26"/>
      <w:lang w:val="nl-NL"/>
    </w:rPr>
  </w:style>
  <w:style w:type="character" w:styleId="CommentReference">
    <w:name w:val="annotation reference"/>
    <w:basedOn w:val="DefaultParagraphFont"/>
    <w:uiPriority w:val="99"/>
    <w:semiHidden/>
    <w:unhideWhenUsed/>
    <w:rsid w:val="00631399"/>
    <w:rPr>
      <w:sz w:val="16"/>
      <w:szCs w:val="16"/>
    </w:rPr>
  </w:style>
  <w:style w:type="paragraph" w:styleId="CommentText">
    <w:name w:val="annotation text"/>
    <w:basedOn w:val="Normal"/>
    <w:link w:val="CommentTextChar"/>
    <w:uiPriority w:val="99"/>
    <w:unhideWhenUsed/>
    <w:rsid w:val="00631399"/>
    <w:rPr>
      <w:sz w:val="20"/>
    </w:rPr>
  </w:style>
  <w:style w:type="character" w:customStyle="1" w:styleId="CommentTextChar">
    <w:name w:val="Comment Text Char"/>
    <w:basedOn w:val="DefaultParagraphFont"/>
    <w:link w:val="CommentText"/>
    <w:uiPriority w:val="99"/>
    <w:rsid w:val="00631399"/>
    <w:rPr>
      <w:rFonts w:ascii="CG Times" w:eastAsia="Times New Roman" w:hAnsi="CG Times"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631399"/>
    <w:rPr>
      <w:b/>
      <w:bCs/>
    </w:rPr>
  </w:style>
  <w:style w:type="character" w:customStyle="1" w:styleId="CommentSubjectChar">
    <w:name w:val="Comment Subject Char"/>
    <w:basedOn w:val="CommentTextChar"/>
    <w:link w:val="CommentSubject"/>
    <w:uiPriority w:val="99"/>
    <w:semiHidden/>
    <w:rsid w:val="00631399"/>
    <w:rPr>
      <w:rFonts w:ascii="CG Times" w:eastAsia="Times New Roman" w:hAnsi="CG Times" w:cs="Times New Roman"/>
      <w:b/>
      <w:bCs/>
      <w:sz w:val="20"/>
      <w:szCs w:val="20"/>
      <w:lang w:val="nl-NL"/>
    </w:rPr>
  </w:style>
  <w:style w:type="table" w:styleId="TableGrid">
    <w:name w:val="Table Grid"/>
    <w:basedOn w:val="TableNormal"/>
    <w:uiPriority w:val="39"/>
    <w:rsid w:val="00327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3661"/>
    <w:pPr>
      <w:spacing w:after="0" w:line="240" w:lineRule="auto"/>
    </w:pPr>
    <w:rPr>
      <w:rFonts w:ascii="CG Times" w:eastAsia="Times New Roman" w:hAnsi="CG Times" w:cs="Times New Roman"/>
      <w:szCs w:val="20"/>
      <w:lang w:val="nl-NL"/>
    </w:rPr>
  </w:style>
  <w:style w:type="character" w:customStyle="1" w:styleId="Heading3Char">
    <w:name w:val="Heading 3 Char"/>
    <w:basedOn w:val="DefaultParagraphFont"/>
    <w:link w:val="Heading3"/>
    <w:uiPriority w:val="9"/>
    <w:semiHidden/>
    <w:rsid w:val="00695A98"/>
    <w:rPr>
      <w:rFonts w:asciiTheme="majorHAnsi" w:eastAsiaTheme="majorEastAsia" w:hAnsiTheme="majorHAnsi" w:cstheme="majorBidi"/>
      <w:color w:val="1F3763" w:themeColor="accent1" w:themeShade="7F"/>
      <w:sz w:val="24"/>
      <w:szCs w:val="24"/>
      <w:lang w:val="nl-NL"/>
    </w:rPr>
  </w:style>
  <w:style w:type="character" w:customStyle="1" w:styleId="Heading4Char">
    <w:name w:val="Heading 4 Char"/>
    <w:basedOn w:val="DefaultParagraphFont"/>
    <w:link w:val="Heading4"/>
    <w:uiPriority w:val="9"/>
    <w:semiHidden/>
    <w:rsid w:val="00695A98"/>
    <w:rPr>
      <w:rFonts w:asciiTheme="majorHAnsi" w:eastAsiaTheme="majorEastAsia" w:hAnsiTheme="majorHAnsi" w:cstheme="majorBidi"/>
      <w:i/>
      <w:iCs/>
      <w:color w:val="2F5496" w:themeColor="accent1" w:themeShade="BF"/>
      <w:szCs w:val="20"/>
      <w:lang w:val="nl-NL"/>
    </w:rPr>
  </w:style>
  <w:style w:type="character" w:customStyle="1" w:styleId="Heading5Char">
    <w:name w:val="Heading 5 Char"/>
    <w:basedOn w:val="DefaultParagraphFont"/>
    <w:link w:val="Heading5"/>
    <w:uiPriority w:val="9"/>
    <w:semiHidden/>
    <w:rsid w:val="00695A98"/>
    <w:rPr>
      <w:rFonts w:asciiTheme="majorHAnsi" w:eastAsiaTheme="majorEastAsia" w:hAnsiTheme="majorHAnsi" w:cstheme="majorBidi"/>
      <w:color w:val="2F5496" w:themeColor="accent1" w:themeShade="BF"/>
      <w:szCs w:val="20"/>
      <w:lang w:val="nl-NL"/>
    </w:rPr>
  </w:style>
  <w:style w:type="character" w:customStyle="1" w:styleId="Heading6Char">
    <w:name w:val="Heading 6 Char"/>
    <w:basedOn w:val="DefaultParagraphFont"/>
    <w:link w:val="Heading6"/>
    <w:uiPriority w:val="9"/>
    <w:semiHidden/>
    <w:rsid w:val="00695A98"/>
    <w:rPr>
      <w:rFonts w:asciiTheme="majorHAnsi" w:eastAsiaTheme="majorEastAsia" w:hAnsiTheme="majorHAnsi" w:cstheme="majorBidi"/>
      <w:color w:val="1F3763" w:themeColor="accent1" w:themeShade="7F"/>
      <w:szCs w:val="20"/>
      <w:lang w:val="nl-NL"/>
    </w:rPr>
  </w:style>
  <w:style w:type="character" w:customStyle="1" w:styleId="Heading7Char">
    <w:name w:val="Heading 7 Char"/>
    <w:basedOn w:val="DefaultParagraphFont"/>
    <w:link w:val="Heading7"/>
    <w:uiPriority w:val="9"/>
    <w:semiHidden/>
    <w:rsid w:val="00695A98"/>
    <w:rPr>
      <w:rFonts w:asciiTheme="majorHAnsi" w:eastAsiaTheme="majorEastAsia" w:hAnsiTheme="majorHAnsi" w:cstheme="majorBidi"/>
      <w:i/>
      <w:iCs/>
      <w:color w:val="1F3763" w:themeColor="accent1" w:themeShade="7F"/>
      <w:szCs w:val="20"/>
      <w:lang w:val="nl-NL"/>
    </w:rPr>
  </w:style>
  <w:style w:type="character" w:customStyle="1" w:styleId="Heading8Char">
    <w:name w:val="Heading 8 Char"/>
    <w:basedOn w:val="DefaultParagraphFont"/>
    <w:link w:val="Heading8"/>
    <w:uiPriority w:val="9"/>
    <w:semiHidden/>
    <w:rsid w:val="00695A98"/>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uiPriority w:val="9"/>
    <w:semiHidden/>
    <w:rsid w:val="00695A98"/>
    <w:rPr>
      <w:rFonts w:asciiTheme="majorHAnsi" w:eastAsiaTheme="majorEastAsia" w:hAnsiTheme="majorHAnsi" w:cstheme="majorBidi"/>
      <w:i/>
      <w:iCs/>
      <w:color w:val="272727" w:themeColor="text1" w:themeTint="D8"/>
      <w:sz w:val="21"/>
      <w:szCs w:val="21"/>
      <w:lang w:val="nl-NL"/>
    </w:rPr>
  </w:style>
  <w:style w:type="character" w:styleId="PlaceholderText">
    <w:name w:val="Placeholder Text"/>
    <w:basedOn w:val="DefaultParagraphFont"/>
    <w:uiPriority w:val="99"/>
    <w:semiHidden/>
    <w:rsid w:val="00E05351"/>
    <w:rPr>
      <w:color w:val="808080"/>
    </w:rPr>
  </w:style>
  <w:style w:type="paragraph" w:styleId="Bibliography">
    <w:name w:val="Bibliography"/>
    <w:basedOn w:val="Normal"/>
    <w:next w:val="Normal"/>
    <w:uiPriority w:val="37"/>
    <w:unhideWhenUsed/>
    <w:rsid w:val="00965581"/>
    <w:pPr>
      <w:spacing w:line="480" w:lineRule="auto"/>
      <w:ind w:left="720" w:hanging="720"/>
    </w:pPr>
  </w:style>
  <w:style w:type="paragraph" w:styleId="FootnoteText">
    <w:name w:val="footnote text"/>
    <w:basedOn w:val="Normal"/>
    <w:link w:val="FootnoteTextChar"/>
    <w:uiPriority w:val="99"/>
    <w:semiHidden/>
    <w:unhideWhenUsed/>
    <w:rsid w:val="002F2556"/>
    <w:rPr>
      <w:sz w:val="20"/>
    </w:rPr>
  </w:style>
  <w:style w:type="character" w:customStyle="1" w:styleId="FootnoteTextChar">
    <w:name w:val="Footnote Text Char"/>
    <w:basedOn w:val="DefaultParagraphFont"/>
    <w:link w:val="FootnoteText"/>
    <w:uiPriority w:val="99"/>
    <w:semiHidden/>
    <w:rsid w:val="002F2556"/>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2F2556"/>
    <w:rPr>
      <w:vertAlign w:val="superscript"/>
    </w:rPr>
  </w:style>
  <w:style w:type="character" w:styleId="Strong">
    <w:name w:val="Strong"/>
    <w:basedOn w:val="DefaultParagraphFont"/>
    <w:uiPriority w:val="22"/>
    <w:qFormat/>
    <w:rsid w:val="00ED2DA2"/>
    <w:rPr>
      <w:b/>
      <w:bCs/>
    </w:rPr>
  </w:style>
  <w:style w:type="paragraph" w:styleId="Header">
    <w:name w:val="header"/>
    <w:basedOn w:val="Normal"/>
    <w:link w:val="HeaderChar"/>
    <w:uiPriority w:val="99"/>
    <w:unhideWhenUsed/>
    <w:rsid w:val="009B69C0"/>
    <w:pPr>
      <w:tabs>
        <w:tab w:val="center" w:pos="4513"/>
        <w:tab w:val="right" w:pos="9026"/>
      </w:tabs>
    </w:pPr>
  </w:style>
  <w:style w:type="character" w:customStyle="1" w:styleId="HeaderChar">
    <w:name w:val="Header Char"/>
    <w:basedOn w:val="DefaultParagraphFont"/>
    <w:link w:val="Header"/>
    <w:uiPriority w:val="99"/>
    <w:rsid w:val="009B69C0"/>
    <w:rPr>
      <w:rFonts w:ascii="CG Times" w:eastAsia="Times New Roman" w:hAnsi="CG Times" w:cs="Times New Roman"/>
      <w:szCs w:val="20"/>
      <w:lang w:val="nl-NL"/>
    </w:rPr>
  </w:style>
  <w:style w:type="paragraph" w:styleId="Footer">
    <w:name w:val="footer"/>
    <w:basedOn w:val="Normal"/>
    <w:link w:val="FooterChar"/>
    <w:uiPriority w:val="99"/>
    <w:unhideWhenUsed/>
    <w:rsid w:val="009B69C0"/>
    <w:pPr>
      <w:tabs>
        <w:tab w:val="center" w:pos="4513"/>
        <w:tab w:val="right" w:pos="9026"/>
      </w:tabs>
    </w:pPr>
  </w:style>
  <w:style w:type="character" w:customStyle="1" w:styleId="FooterChar">
    <w:name w:val="Footer Char"/>
    <w:basedOn w:val="DefaultParagraphFont"/>
    <w:link w:val="Footer"/>
    <w:uiPriority w:val="99"/>
    <w:rsid w:val="009B69C0"/>
    <w:rPr>
      <w:rFonts w:ascii="CG Times" w:eastAsia="Times New Roman" w:hAnsi="CG Times" w:cs="Times New Roman"/>
      <w:szCs w:val="20"/>
      <w:lang w:val="nl-NL"/>
    </w:rPr>
  </w:style>
  <w:style w:type="character" w:styleId="Hyperlink">
    <w:name w:val="Hyperlink"/>
    <w:basedOn w:val="DefaultParagraphFont"/>
    <w:uiPriority w:val="99"/>
    <w:unhideWhenUsed/>
    <w:rsid w:val="00CA14F4"/>
    <w:rPr>
      <w:color w:val="0563C1" w:themeColor="hyperlink"/>
      <w:u w:val="single"/>
    </w:rPr>
  </w:style>
  <w:style w:type="character" w:styleId="UnresolvedMention">
    <w:name w:val="Unresolved Mention"/>
    <w:basedOn w:val="DefaultParagraphFont"/>
    <w:uiPriority w:val="99"/>
    <w:semiHidden/>
    <w:unhideWhenUsed/>
    <w:rsid w:val="00CA14F4"/>
    <w:rPr>
      <w:color w:val="605E5C"/>
      <w:shd w:val="clear" w:color="auto" w:fill="E1DFDD"/>
    </w:rPr>
  </w:style>
  <w:style w:type="character" w:styleId="FollowedHyperlink">
    <w:name w:val="FollowedHyperlink"/>
    <w:basedOn w:val="DefaultParagraphFont"/>
    <w:uiPriority w:val="99"/>
    <w:semiHidden/>
    <w:unhideWhenUsed/>
    <w:rsid w:val="005547C3"/>
    <w:rPr>
      <w:color w:val="954F72" w:themeColor="followedHyperlink"/>
      <w:u w:val="single"/>
    </w:rPr>
  </w:style>
  <w:style w:type="paragraph" w:styleId="ListParagraph">
    <w:name w:val="List Paragraph"/>
    <w:basedOn w:val="Normal"/>
    <w:uiPriority w:val="34"/>
    <w:qFormat/>
    <w:rsid w:val="00911FE8"/>
    <w:pPr>
      <w:ind w:left="720"/>
      <w:contextualSpacing/>
    </w:pPr>
  </w:style>
  <w:style w:type="character" w:styleId="EndnoteReference">
    <w:name w:val="endnote reference"/>
    <w:basedOn w:val="DefaultParagraphFont"/>
    <w:uiPriority w:val="99"/>
    <w:semiHidden/>
    <w:unhideWhenUsed/>
    <w:rsid w:val="00431F2B"/>
    <w:rPr>
      <w:vertAlign w:val="superscript"/>
    </w:rPr>
  </w:style>
  <w:style w:type="paragraph" w:styleId="BalloonText">
    <w:name w:val="Balloon Text"/>
    <w:basedOn w:val="Normal"/>
    <w:link w:val="BalloonTextChar"/>
    <w:uiPriority w:val="99"/>
    <w:semiHidden/>
    <w:unhideWhenUsed/>
    <w:rsid w:val="001B39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9D4"/>
    <w:rPr>
      <w:rFonts w:ascii="Segoe UI" w:eastAsia="Times New Roman" w:hAnsi="Segoe UI" w:cs="Segoe UI"/>
      <w:sz w:val="18"/>
      <w:szCs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4471">
      <w:bodyDiv w:val="1"/>
      <w:marLeft w:val="0"/>
      <w:marRight w:val="0"/>
      <w:marTop w:val="0"/>
      <w:marBottom w:val="0"/>
      <w:divBdr>
        <w:top w:val="none" w:sz="0" w:space="0" w:color="auto"/>
        <w:left w:val="none" w:sz="0" w:space="0" w:color="auto"/>
        <w:bottom w:val="none" w:sz="0" w:space="0" w:color="auto"/>
        <w:right w:val="none" w:sz="0" w:space="0" w:color="auto"/>
      </w:divBdr>
    </w:div>
    <w:div w:id="104857814">
      <w:bodyDiv w:val="1"/>
      <w:marLeft w:val="0"/>
      <w:marRight w:val="0"/>
      <w:marTop w:val="0"/>
      <w:marBottom w:val="0"/>
      <w:divBdr>
        <w:top w:val="none" w:sz="0" w:space="0" w:color="auto"/>
        <w:left w:val="none" w:sz="0" w:space="0" w:color="auto"/>
        <w:bottom w:val="none" w:sz="0" w:space="0" w:color="auto"/>
        <w:right w:val="none" w:sz="0" w:space="0" w:color="auto"/>
      </w:divBdr>
      <w:divsChild>
        <w:div w:id="1669671899">
          <w:marLeft w:val="0"/>
          <w:marRight w:val="0"/>
          <w:marTop w:val="0"/>
          <w:marBottom w:val="0"/>
          <w:divBdr>
            <w:top w:val="none" w:sz="0" w:space="0" w:color="auto"/>
            <w:left w:val="none" w:sz="0" w:space="0" w:color="auto"/>
            <w:bottom w:val="none" w:sz="0" w:space="0" w:color="auto"/>
            <w:right w:val="none" w:sz="0" w:space="0" w:color="auto"/>
          </w:divBdr>
        </w:div>
      </w:divsChild>
    </w:div>
    <w:div w:id="1260605602">
      <w:bodyDiv w:val="1"/>
      <w:marLeft w:val="0"/>
      <w:marRight w:val="0"/>
      <w:marTop w:val="0"/>
      <w:marBottom w:val="0"/>
      <w:divBdr>
        <w:top w:val="none" w:sz="0" w:space="0" w:color="auto"/>
        <w:left w:val="none" w:sz="0" w:space="0" w:color="auto"/>
        <w:bottom w:val="none" w:sz="0" w:space="0" w:color="auto"/>
        <w:right w:val="none" w:sz="0" w:space="0" w:color="auto"/>
      </w:divBdr>
      <w:divsChild>
        <w:div w:id="1352534395">
          <w:marLeft w:val="0"/>
          <w:marRight w:val="0"/>
          <w:marTop w:val="300"/>
          <w:marBottom w:val="300"/>
          <w:divBdr>
            <w:top w:val="none" w:sz="0" w:space="0" w:color="auto"/>
            <w:left w:val="none" w:sz="0" w:space="0" w:color="auto"/>
            <w:bottom w:val="none" w:sz="0" w:space="0" w:color="auto"/>
            <w:right w:val="none" w:sz="0" w:space="0" w:color="auto"/>
          </w:divBdr>
          <w:divsChild>
            <w:div w:id="1646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4828">
      <w:bodyDiv w:val="1"/>
      <w:marLeft w:val="0"/>
      <w:marRight w:val="0"/>
      <w:marTop w:val="0"/>
      <w:marBottom w:val="0"/>
      <w:divBdr>
        <w:top w:val="none" w:sz="0" w:space="0" w:color="auto"/>
        <w:left w:val="none" w:sz="0" w:space="0" w:color="auto"/>
        <w:bottom w:val="none" w:sz="0" w:space="0" w:color="auto"/>
        <w:right w:val="none" w:sz="0" w:space="0" w:color="auto"/>
      </w:divBdr>
    </w:div>
    <w:div w:id="1879514591">
      <w:bodyDiv w:val="1"/>
      <w:marLeft w:val="0"/>
      <w:marRight w:val="0"/>
      <w:marTop w:val="0"/>
      <w:marBottom w:val="0"/>
      <w:divBdr>
        <w:top w:val="none" w:sz="0" w:space="0" w:color="auto"/>
        <w:left w:val="none" w:sz="0" w:space="0" w:color="auto"/>
        <w:bottom w:val="none" w:sz="0" w:space="0" w:color="auto"/>
        <w:right w:val="none" w:sz="0" w:space="0" w:color="auto"/>
      </w:divBdr>
    </w:div>
    <w:div w:id="1964771073">
      <w:bodyDiv w:val="1"/>
      <w:marLeft w:val="0"/>
      <w:marRight w:val="0"/>
      <w:marTop w:val="0"/>
      <w:marBottom w:val="0"/>
      <w:divBdr>
        <w:top w:val="none" w:sz="0" w:space="0" w:color="auto"/>
        <w:left w:val="none" w:sz="0" w:space="0" w:color="auto"/>
        <w:bottom w:val="none" w:sz="0" w:space="0" w:color="auto"/>
        <w:right w:val="none" w:sz="0" w:space="0" w:color="auto"/>
      </w:divBdr>
      <w:divsChild>
        <w:div w:id="651562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78D4E-1AB1-4A82-B5AC-BDA90D8F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15</Pages>
  <Words>11648</Words>
  <Characters>66395</Characters>
  <Application>Microsoft Office Word</Application>
  <DocSecurity>0</DocSecurity>
  <Lines>553</Lines>
  <Paragraphs>155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Wageningen University and Research</Company>
  <LinksUpToDate>false</LinksUpToDate>
  <CharactersWithSpaces>77888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Spada, Riccardo</dc:creator>
  <cp:keywords/>
  <dc:description/>
  <cp:lastModifiedBy>Spada, Riccardo</cp:lastModifiedBy>
  <cp:revision>2040</cp:revision>
  <dcterms:created xsi:type="dcterms:W3CDTF">2025-02-26T18:42:00Z</dcterms:created>
  <dcterms:modified xsi:type="dcterms:W3CDTF">2025-10-15T14:57:00Z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zotero-version="7.0.1"&gt;&lt;session id="yxAzjde8"/&gt;&lt;style id="http://www.zotero.org/styles/apa" locale="en-GB" hasBibliography="1" bibliographyStyleHasBeenSet="1"/&gt;&lt;prefs&gt;&lt;pref name="fieldType" value="Field"/&gt;&lt;/prefs&gt;&lt;/data&gt;</vt:lpwstr>
  </property>
  <property fmtid="{D5CDD505-2E9C-101B-9397-08002B2CF9AE}" pid="3" name="GrammarlyDocumentId">
    <vt:lpwstr>29163ef8-1f91-4810-9e7e-c19720b0f16f</vt:lpwstr>
  </property>
</Properties>
</file>